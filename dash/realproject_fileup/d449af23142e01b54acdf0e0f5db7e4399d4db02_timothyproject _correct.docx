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4E5" w:rsidRDefault="00E434E5" w:rsidP="009C29CD">
      <w:pPr>
        <w:jc w:val="both"/>
        <w:rPr>
          <w:rFonts w:ascii="Times New Roman" w:hAnsi="Times New Roman" w:cs="Times New Roman"/>
          <w:b/>
          <w:sz w:val="30"/>
        </w:rPr>
      </w:pPr>
    </w:p>
    <w:p w:rsidR="00E434E5" w:rsidRPr="00E434E5" w:rsidRDefault="00E434E5" w:rsidP="009C29CD">
      <w:pPr>
        <w:jc w:val="both"/>
        <w:rPr>
          <w:rFonts w:ascii="Times New Roman" w:hAnsi="Times New Roman" w:cs="Times New Roman"/>
          <w:b/>
          <w:color w:val="0000CC"/>
          <w:sz w:val="30"/>
        </w:rPr>
      </w:pPr>
      <w:r>
        <w:rPr>
          <w:rFonts w:ascii="Times New Roman" w:hAnsi="Times New Roman" w:cs="Times New Roman"/>
          <w:b/>
          <w:sz w:val="30"/>
        </w:rPr>
        <w:t xml:space="preserve"> </w:t>
      </w:r>
      <w:r w:rsidRPr="00E434E5">
        <w:rPr>
          <w:rFonts w:ascii="Times New Roman" w:hAnsi="Times New Roman" w:cs="Times New Roman"/>
          <w:b/>
          <w:color w:val="0000CC"/>
          <w:sz w:val="30"/>
        </w:rPr>
        <w:t>Provide Header, Dedication, Acknowledgement, Content, Table, etc</w:t>
      </w:r>
      <w:r>
        <w:rPr>
          <w:rFonts w:ascii="Times New Roman" w:hAnsi="Times New Roman" w:cs="Times New Roman"/>
          <w:b/>
          <w:color w:val="0000CC"/>
          <w:sz w:val="30"/>
        </w:rPr>
        <w:t>.</w:t>
      </w:r>
    </w:p>
    <w:p w:rsidR="00E434E5" w:rsidRDefault="00E434E5" w:rsidP="009C29CD">
      <w:pPr>
        <w:jc w:val="both"/>
        <w:rPr>
          <w:rFonts w:ascii="Times New Roman" w:hAnsi="Times New Roman" w:cs="Times New Roman"/>
          <w:b/>
          <w:sz w:val="30"/>
        </w:rPr>
      </w:pPr>
    </w:p>
    <w:p w:rsidR="00E434E5" w:rsidRDefault="00E434E5" w:rsidP="009C29CD">
      <w:pPr>
        <w:jc w:val="both"/>
        <w:rPr>
          <w:rFonts w:ascii="Times New Roman" w:hAnsi="Times New Roman" w:cs="Times New Roman"/>
          <w:b/>
          <w:sz w:val="30"/>
        </w:rPr>
      </w:pPr>
    </w:p>
    <w:p w:rsidR="003D7B68" w:rsidRPr="001A1824" w:rsidRDefault="005061A0" w:rsidP="009C29CD">
      <w:pPr>
        <w:jc w:val="both"/>
        <w:rPr>
          <w:rFonts w:ascii="Times New Roman" w:hAnsi="Times New Roman" w:cs="Times New Roman"/>
          <w:b/>
          <w:sz w:val="30"/>
        </w:rPr>
      </w:pPr>
      <w:r w:rsidRPr="001A1824">
        <w:rPr>
          <w:rFonts w:ascii="Times New Roman" w:hAnsi="Times New Roman" w:cs="Times New Roman"/>
          <w:b/>
          <w:sz w:val="30"/>
        </w:rPr>
        <w:t>ABSTRACT</w:t>
      </w:r>
    </w:p>
    <w:p w:rsidR="00DA2C95" w:rsidRPr="001A1824" w:rsidRDefault="005061A0" w:rsidP="009C29CD">
      <w:pPr>
        <w:spacing w:after="0" w:line="480" w:lineRule="auto"/>
        <w:jc w:val="both"/>
        <w:rPr>
          <w:rFonts w:ascii="Times New Roman" w:eastAsia="Times New Roman" w:hAnsi="Times New Roman" w:cs="Times New Roman"/>
          <w:sz w:val="24"/>
          <w:szCs w:val="24"/>
        </w:rPr>
      </w:pPr>
      <w:r w:rsidRPr="005061A0">
        <w:rPr>
          <w:rFonts w:ascii="Times New Roman" w:eastAsia="Times New Roman" w:hAnsi="Times New Roman" w:cs="Times New Roman"/>
          <w:sz w:val="24"/>
          <w:szCs w:val="24"/>
        </w:rPr>
        <w:t>It is a familiar fact that pure substance</w:t>
      </w:r>
      <w:r w:rsidRPr="001A1824">
        <w:rPr>
          <w:rFonts w:ascii="Times New Roman" w:eastAsia="Times New Roman" w:hAnsi="Times New Roman" w:cs="Times New Roman"/>
          <w:sz w:val="24"/>
          <w:szCs w:val="24"/>
        </w:rPr>
        <w:t xml:space="preserve">s tend to exist in one of three </w:t>
      </w:r>
      <w:r w:rsidRPr="005061A0">
        <w:rPr>
          <w:rFonts w:ascii="Times New Roman" w:eastAsia="Times New Roman" w:hAnsi="Times New Roman" w:cs="Times New Roman"/>
          <w:sz w:val="24"/>
          <w:szCs w:val="24"/>
        </w:rPr>
        <w:t xml:space="preserve">distinct states: solid, liquid, and </w:t>
      </w:r>
      <w:r w:rsidR="0056322F" w:rsidRPr="005061A0">
        <w:rPr>
          <w:rFonts w:ascii="Times New Roman" w:eastAsia="Times New Roman" w:hAnsi="Times New Roman" w:cs="Times New Roman"/>
          <w:sz w:val="24"/>
          <w:szCs w:val="24"/>
        </w:rPr>
        <w:t>gas.</w:t>
      </w:r>
      <w:r w:rsidR="0056322F">
        <w:rPr>
          <w:rFonts w:ascii="Times New Roman" w:eastAsia="Times New Roman" w:hAnsi="Times New Roman" w:cs="Times New Roman"/>
          <w:sz w:val="24"/>
          <w:szCs w:val="24"/>
        </w:rPr>
        <w:t xml:space="preserve"> Take</w:t>
      </w:r>
      <w:r w:rsidR="00D73C90">
        <w:rPr>
          <w:rFonts w:ascii="Times New Roman" w:eastAsia="Times New Roman" w:hAnsi="Times New Roman" w:cs="Times New Roman"/>
          <w:sz w:val="24"/>
          <w:szCs w:val="24"/>
        </w:rPr>
        <w:t xml:space="preserve"> water, for example</w:t>
      </w:r>
      <w:r w:rsidR="0056322F">
        <w:rPr>
          <w:rFonts w:ascii="Times New Roman" w:eastAsia="Times New Roman" w:hAnsi="Times New Roman" w:cs="Times New Roman"/>
          <w:sz w:val="24"/>
          <w:szCs w:val="24"/>
        </w:rPr>
        <w:t xml:space="preserve">, </w:t>
      </w:r>
      <w:r w:rsidR="0056322F" w:rsidRPr="0056322F">
        <w:rPr>
          <w:rFonts w:ascii="Times New Roman" w:eastAsia="Times New Roman" w:hAnsi="Times New Roman" w:cs="Times New Roman"/>
          <w:sz w:val="24"/>
          <w:szCs w:val="24"/>
        </w:rPr>
        <w:t>as</w:t>
      </w:r>
      <w:r w:rsidR="0056322F">
        <w:rPr>
          <w:rFonts w:ascii="Times New Roman" w:eastAsia="Times New Roman" w:hAnsi="Times New Roman" w:cs="Times New Roman"/>
          <w:color w:val="FF0000"/>
          <w:sz w:val="24"/>
          <w:szCs w:val="24"/>
        </w:rPr>
        <w:t xml:space="preserve"> </w:t>
      </w:r>
      <w:r w:rsidRPr="005061A0">
        <w:rPr>
          <w:rFonts w:ascii="Times New Roman" w:eastAsia="Times New Roman" w:hAnsi="Times New Roman" w:cs="Times New Roman"/>
          <w:sz w:val="24"/>
          <w:szCs w:val="24"/>
        </w:rPr>
        <w:t>ice is heated</w:t>
      </w:r>
      <w:r w:rsidR="0056322F">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at atmospheric pressure,</w:t>
      </w:r>
      <w:r w:rsidR="0056322F">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it suddenly melts into</w:t>
      </w:r>
      <w:r w:rsidR="0056322F">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liquid</w:t>
      </w:r>
      <w:r w:rsidR="0056322F">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at a specific temperature</w:t>
      </w:r>
      <w:r w:rsidR="0056322F">
        <w:rPr>
          <w:rFonts w:ascii="Times New Roman" w:eastAsia="Times New Roman" w:hAnsi="Times New Roman" w:cs="Times New Roman"/>
          <w:sz w:val="24"/>
          <w:szCs w:val="24"/>
        </w:rPr>
        <w:t xml:space="preserve"> </w:t>
      </w:r>
      <w:r w:rsidR="0056322F" w:rsidRPr="0056322F">
        <w:rPr>
          <w:rFonts w:ascii="Times New Roman" w:eastAsia="Times New Roman" w:hAnsi="Times New Roman" w:cs="Times New Roman"/>
          <w:sz w:val="24"/>
          <w:szCs w:val="24"/>
        </w:rPr>
        <w:t>of 32</w:t>
      </w:r>
      <w:r w:rsidR="0056322F" w:rsidRPr="0056322F">
        <w:rPr>
          <w:rFonts w:ascii="Times New Roman" w:eastAsia="Times New Roman" w:hAnsi="Times New Roman" w:cs="Times New Roman"/>
          <w:sz w:val="24"/>
          <w:szCs w:val="24"/>
          <w:vertAlign w:val="superscript"/>
        </w:rPr>
        <w:t xml:space="preserve">0 </w:t>
      </w:r>
      <w:r w:rsidR="0056322F" w:rsidRPr="0056322F">
        <w:rPr>
          <w:rFonts w:ascii="Times New Roman" w:eastAsia="Times New Roman" w:hAnsi="Times New Roman" w:cs="Times New Roman"/>
          <w:sz w:val="24"/>
          <w:szCs w:val="24"/>
        </w:rPr>
        <w:t>F</w:t>
      </w:r>
      <w:r w:rsidRPr="005061A0">
        <w:rPr>
          <w:rFonts w:ascii="Times New Roman" w:eastAsia="Times New Roman" w:hAnsi="Times New Roman" w:cs="Times New Roman"/>
          <w:sz w:val="24"/>
          <w:szCs w:val="24"/>
        </w:rPr>
        <w:t>.As the liquid continues to be heated, it eventually reaches</w:t>
      </w:r>
      <w:r w:rsidRPr="001A1824">
        <w:rPr>
          <w:rFonts w:ascii="Times New Roman" w:eastAsia="Times New Roman" w:hAnsi="Times New Roman" w:cs="Times New Roman"/>
          <w:sz w:val="24"/>
          <w:szCs w:val="24"/>
        </w:rPr>
        <w:t xml:space="preserve"> a </w:t>
      </w:r>
      <w:r w:rsidRPr="005061A0">
        <w:rPr>
          <w:rFonts w:ascii="Times New Roman" w:eastAsia="Times New Roman" w:hAnsi="Times New Roman" w:cs="Times New Roman"/>
          <w:sz w:val="24"/>
          <w:szCs w:val="24"/>
        </w:rPr>
        <w:t>temperature</w:t>
      </w:r>
      <w:r w:rsidR="0056322F">
        <w:rPr>
          <w:rFonts w:ascii="Times New Roman" w:eastAsia="Times New Roman" w:hAnsi="Times New Roman" w:cs="Times New Roman"/>
          <w:sz w:val="24"/>
          <w:szCs w:val="24"/>
        </w:rPr>
        <w:t xml:space="preserve"> of 100</w:t>
      </w:r>
      <w:r w:rsidR="0056322F">
        <w:rPr>
          <w:rFonts w:ascii="Times New Roman" w:eastAsia="Times New Roman" w:hAnsi="Times New Roman" w:cs="Times New Roman"/>
          <w:sz w:val="24"/>
          <w:szCs w:val="24"/>
          <w:vertAlign w:val="superscript"/>
        </w:rPr>
        <w:t xml:space="preserve">0 </w:t>
      </w:r>
      <w:r w:rsidR="0056322F">
        <w:rPr>
          <w:rFonts w:ascii="Times New Roman" w:eastAsia="Times New Roman" w:hAnsi="Times New Roman" w:cs="Times New Roman"/>
          <w:sz w:val="24"/>
          <w:szCs w:val="24"/>
        </w:rPr>
        <w:t>C</w:t>
      </w:r>
      <w:r w:rsidR="00F40425">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at which it spontaneously vaporizes into a gas. These transitions are discontinuous</w:t>
      </w:r>
      <w:r w:rsidR="00F40425">
        <w:rPr>
          <w:rFonts w:ascii="Times New Roman" w:eastAsia="Times New Roman" w:hAnsi="Times New Roman" w:cs="Times New Roman"/>
          <w:sz w:val="24"/>
          <w:szCs w:val="24"/>
        </w:rPr>
        <w:t xml:space="preserve"> </w:t>
      </w:r>
      <w:proofErr w:type="spellStart"/>
      <w:r w:rsidRPr="001A1824">
        <w:rPr>
          <w:rFonts w:ascii="Times New Roman" w:eastAsia="Times New Roman" w:hAnsi="Times New Roman" w:cs="Times New Roman"/>
          <w:sz w:val="24"/>
          <w:szCs w:val="24"/>
        </w:rPr>
        <w:t>i.e</w:t>
      </w:r>
      <w:proofErr w:type="spellEnd"/>
      <w:r w:rsidRPr="005061A0">
        <w:rPr>
          <w:rFonts w:ascii="Times New Roman" w:eastAsia="Times New Roman" w:hAnsi="Times New Roman" w:cs="Times New Roman"/>
          <w:sz w:val="24"/>
          <w:szCs w:val="24"/>
        </w:rPr>
        <w:t xml:space="preserve"> they occur at specific state conditions</w:t>
      </w:r>
      <w:r w:rsidR="00F40425">
        <w:rPr>
          <w:rFonts w:ascii="Times New Roman" w:eastAsia="Times New Roman" w:hAnsi="Times New Roman" w:cs="Times New Roman"/>
          <w:sz w:val="24"/>
          <w:szCs w:val="24"/>
        </w:rPr>
        <w:t xml:space="preserve"> </w:t>
      </w:r>
      <w:r w:rsidR="00D73C90" w:rsidRPr="00F40425">
        <w:rPr>
          <w:rFonts w:ascii="Times New Roman" w:eastAsia="Times New Roman" w:hAnsi="Times New Roman" w:cs="Times New Roman"/>
          <w:sz w:val="24"/>
          <w:szCs w:val="24"/>
        </w:rPr>
        <w:t>of</w:t>
      </w:r>
      <w:r w:rsidR="00F40425">
        <w:rPr>
          <w:rFonts w:ascii="Times New Roman" w:eastAsia="Times New Roman" w:hAnsi="Times New Roman" w:cs="Times New Roman"/>
          <w:color w:val="FF0000"/>
          <w:sz w:val="24"/>
          <w:szCs w:val="24"/>
        </w:rPr>
        <w:t xml:space="preserve"> </w:t>
      </w:r>
      <w:r w:rsidRPr="001A1824">
        <w:rPr>
          <w:rFonts w:ascii="Times New Roman" w:eastAsia="Times New Roman" w:hAnsi="Times New Roman" w:cs="Times New Roman"/>
          <w:sz w:val="24"/>
          <w:szCs w:val="24"/>
        </w:rPr>
        <w:t>p</w:t>
      </w:r>
      <w:r w:rsidRPr="005061A0">
        <w:rPr>
          <w:rFonts w:ascii="Times New Roman" w:eastAsia="Times New Roman" w:hAnsi="Times New Roman" w:cs="Times New Roman"/>
          <w:sz w:val="24"/>
          <w:szCs w:val="24"/>
        </w:rPr>
        <w:t>articular</w:t>
      </w:r>
      <w:r w:rsidR="00F40425">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 xml:space="preserve">combinations of </w:t>
      </w:r>
      <w:r w:rsidRPr="001A1824">
        <w:rPr>
          <w:rFonts w:ascii="Times New Roman" w:eastAsia="Times New Roman" w:hAnsi="Times New Roman" w:cs="Times New Roman"/>
          <w:sz w:val="24"/>
          <w:szCs w:val="24"/>
        </w:rPr>
        <w:t>temperature and pressure</w:t>
      </w:r>
      <w:r w:rsidRPr="005061A0">
        <w:rPr>
          <w:rFonts w:ascii="Times New Roman" w:eastAsia="Times New Roman" w:hAnsi="Times New Roman" w:cs="Times New Roman"/>
          <w:sz w:val="24"/>
          <w:szCs w:val="24"/>
        </w:rPr>
        <w:t>. At</w:t>
      </w:r>
      <w:r w:rsidR="00F40425">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 xml:space="preserve">exactly those conditions, the system can exist in more than one form such that two (or more) phases are in equilibrium with each other. </w:t>
      </w:r>
    </w:p>
    <w:p w:rsidR="001A1824" w:rsidRDefault="001A1824" w:rsidP="009C29CD">
      <w:pPr>
        <w:spacing w:after="0" w:line="480" w:lineRule="auto"/>
        <w:jc w:val="both"/>
        <w:rPr>
          <w:rFonts w:ascii="Times New Roman" w:eastAsia="Times New Roman" w:hAnsi="Times New Roman" w:cs="Times New Roman"/>
          <w:sz w:val="24"/>
          <w:szCs w:val="24"/>
        </w:rPr>
      </w:pPr>
      <w:r w:rsidRPr="001A1824">
        <w:rPr>
          <w:rFonts w:ascii="Times New Roman" w:eastAsia="Times New Roman" w:hAnsi="Times New Roman" w:cs="Times New Roman"/>
          <w:sz w:val="24"/>
          <w:szCs w:val="24"/>
        </w:rPr>
        <w:t xml:space="preserve">A Phase is homogeneous region of matter in which there is no spatial variation in average density, energy, composition, or other macroscopic properties. Phases can also be distinct in their </w:t>
      </w:r>
      <w:proofErr w:type="gramStart"/>
      <w:r w:rsidRPr="001A1824">
        <w:rPr>
          <w:rFonts w:ascii="Times New Roman" w:eastAsia="Times New Roman" w:hAnsi="Times New Roman" w:cs="Times New Roman"/>
          <w:sz w:val="24"/>
          <w:szCs w:val="24"/>
        </w:rPr>
        <w:t>molecular</w:t>
      </w:r>
      <w:proofErr w:type="gramEnd"/>
      <w:r w:rsidRPr="001A1824">
        <w:rPr>
          <w:rFonts w:ascii="Times New Roman" w:eastAsia="Times New Roman" w:hAnsi="Times New Roman" w:cs="Times New Roman"/>
          <w:sz w:val="24"/>
          <w:szCs w:val="24"/>
        </w:rPr>
        <w:t xml:space="preserve"> structure. For example, water has multiple ice phases that differ in their crystallographic structure. A phase can be considered a distinct “system” with boundaries that are interfaces with container walls or other phases.</w:t>
      </w:r>
    </w:p>
    <w:p w:rsidR="001A1824" w:rsidRPr="0004180E" w:rsidRDefault="001A1824" w:rsidP="009C29CD">
      <w:pPr>
        <w:autoSpaceDE w:val="0"/>
        <w:autoSpaceDN w:val="0"/>
        <w:adjustRightInd w:val="0"/>
        <w:spacing w:line="480" w:lineRule="auto"/>
        <w:jc w:val="both"/>
        <w:rPr>
          <w:rFonts w:ascii="Times New Roman" w:hAnsi="Times New Roman" w:cs="Times New Roman"/>
          <w:sz w:val="24"/>
          <w:szCs w:val="24"/>
        </w:rPr>
      </w:pPr>
      <w:r w:rsidRPr="0004180E">
        <w:rPr>
          <w:rFonts w:ascii="Times New Roman" w:eastAsia="Times New Roman" w:hAnsi="Times New Roman" w:cs="Times New Roman"/>
          <w:sz w:val="24"/>
          <w:szCs w:val="24"/>
        </w:rPr>
        <w:t>Th</w:t>
      </w:r>
      <w:r w:rsidR="00D73C90" w:rsidRPr="0004180E">
        <w:rPr>
          <w:rFonts w:ascii="Times New Roman" w:eastAsia="Times New Roman" w:hAnsi="Times New Roman" w:cs="Times New Roman"/>
          <w:sz w:val="24"/>
          <w:szCs w:val="24"/>
        </w:rPr>
        <w:t>e</w:t>
      </w:r>
      <w:r w:rsidRPr="0004180E">
        <w:rPr>
          <w:rFonts w:ascii="Times New Roman" w:eastAsia="Times New Roman" w:hAnsi="Times New Roman" w:cs="Times New Roman"/>
          <w:sz w:val="24"/>
          <w:szCs w:val="24"/>
        </w:rPr>
        <w:t xml:space="preserve"> </w:t>
      </w:r>
      <w:r w:rsidRPr="001A1824">
        <w:rPr>
          <w:rFonts w:ascii="Times New Roman" w:eastAsia="Times New Roman" w:hAnsi="Times New Roman" w:cs="Times New Roman"/>
          <w:sz w:val="24"/>
          <w:szCs w:val="24"/>
        </w:rPr>
        <w:t xml:space="preserve">major objective of this project is to </w:t>
      </w:r>
      <w:r w:rsidRPr="001A1824">
        <w:rPr>
          <w:rFonts w:ascii="Times New Roman" w:hAnsi="Times New Roman" w:cs="Times New Roman"/>
          <w:color w:val="000000"/>
          <w:sz w:val="24"/>
          <w:szCs w:val="24"/>
        </w:rPr>
        <w:t xml:space="preserve">maximize the recovery of heavy components of the intermediate group in crude </w:t>
      </w:r>
      <w:r w:rsidR="0004180E" w:rsidRPr="001A1824">
        <w:rPr>
          <w:rFonts w:ascii="Times New Roman" w:hAnsi="Times New Roman" w:cs="Times New Roman"/>
          <w:color w:val="000000"/>
          <w:sz w:val="24"/>
          <w:szCs w:val="24"/>
        </w:rPr>
        <w:t>oil,</w:t>
      </w:r>
      <w:r w:rsidRPr="001A1824">
        <w:rPr>
          <w:rFonts w:ascii="Times New Roman" w:hAnsi="Times New Roman" w:cs="Times New Roman"/>
          <w:color w:val="000000"/>
          <w:sz w:val="24"/>
          <w:szCs w:val="24"/>
        </w:rPr>
        <w:t xml:space="preserve"> to save the heavy group components in liquid product and </w:t>
      </w:r>
      <w:r w:rsidR="0004180E" w:rsidRPr="001A1824">
        <w:rPr>
          <w:rFonts w:ascii="Times New Roman" w:hAnsi="Times New Roman" w:cs="Times New Roman"/>
          <w:color w:val="000000"/>
          <w:sz w:val="24"/>
          <w:szCs w:val="24"/>
        </w:rPr>
        <w:t>to</w:t>
      </w:r>
      <w:r w:rsidRPr="001A1824">
        <w:rPr>
          <w:rFonts w:ascii="Times New Roman" w:hAnsi="Times New Roman" w:cs="Times New Roman"/>
          <w:color w:val="000000"/>
          <w:sz w:val="24"/>
          <w:szCs w:val="24"/>
        </w:rPr>
        <w:t xml:space="preserve"> separate the Light Group (C</w:t>
      </w:r>
      <w:r w:rsidRPr="001A1824">
        <w:rPr>
          <w:rFonts w:ascii="Times New Roman" w:hAnsi="Times New Roman" w:cs="Times New Roman"/>
          <w:color w:val="000000"/>
          <w:sz w:val="24"/>
          <w:szCs w:val="24"/>
          <w:vertAlign w:val="subscript"/>
        </w:rPr>
        <w:t>1</w:t>
      </w:r>
      <w:r w:rsidRPr="001A1824">
        <w:rPr>
          <w:rFonts w:ascii="Times New Roman" w:hAnsi="Times New Roman" w:cs="Times New Roman"/>
          <w:color w:val="000000"/>
          <w:sz w:val="24"/>
          <w:szCs w:val="24"/>
        </w:rPr>
        <w:t xml:space="preserve"> and </w:t>
      </w:r>
      <w:r w:rsidR="0004180E" w:rsidRPr="001A1824">
        <w:rPr>
          <w:rFonts w:ascii="Times New Roman" w:hAnsi="Times New Roman" w:cs="Times New Roman"/>
          <w:color w:val="000000"/>
          <w:sz w:val="24"/>
          <w:szCs w:val="24"/>
        </w:rPr>
        <w:t>C</w:t>
      </w:r>
      <w:r w:rsidR="0004180E" w:rsidRPr="001A1824">
        <w:rPr>
          <w:rFonts w:ascii="Times New Roman" w:hAnsi="Times New Roman" w:cs="Times New Roman"/>
          <w:color w:val="000000"/>
          <w:sz w:val="24"/>
          <w:szCs w:val="24"/>
          <w:vertAlign w:val="subscript"/>
        </w:rPr>
        <w:t>2</w:t>
      </w:r>
      <w:r w:rsidR="0004180E" w:rsidRPr="001A1824">
        <w:rPr>
          <w:rFonts w:ascii="Times New Roman" w:hAnsi="Times New Roman" w:cs="Times New Roman"/>
          <w:color w:val="000000"/>
          <w:sz w:val="24"/>
          <w:szCs w:val="24"/>
        </w:rPr>
        <w:t>)</w:t>
      </w:r>
      <w:r w:rsidRPr="001A1824">
        <w:rPr>
          <w:rFonts w:ascii="Times New Roman" w:hAnsi="Times New Roman" w:cs="Times New Roman"/>
          <w:color w:val="000000"/>
          <w:sz w:val="24"/>
          <w:szCs w:val="24"/>
        </w:rPr>
        <w:t xml:space="preserve"> from oil </w:t>
      </w:r>
      <w:r w:rsidR="00D73C90" w:rsidRPr="0004180E">
        <w:rPr>
          <w:rFonts w:ascii="Times New Roman" w:hAnsi="Times New Roman" w:cs="Times New Roman"/>
          <w:sz w:val="24"/>
          <w:szCs w:val="24"/>
        </w:rPr>
        <w:t xml:space="preserve">with the application of </w:t>
      </w:r>
      <w:r w:rsidR="0076206C" w:rsidRPr="0004180E">
        <w:rPr>
          <w:rFonts w:ascii="Times New Roman" w:hAnsi="Times New Roman" w:cs="Times New Roman"/>
          <w:sz w:val="24"/>
          <w:szCs w:val="24"/>
        </w:rPr>
        <w:t xml:space="preserve">phase </w:t>
      </w:r>
      <w:r w:rsidR="00D73C90" w:rsidRPr="0004180E">
        <w:rPr>
          <w:rFonts w:ascii="Times New Roman" w:hAnsi="Times New Roman" w:cs="Times New Roman"/>
          <w:sz w:val="24"/>
          <w:szCs w:val="24"/>
        </w:rPr>
        <w:t xml:space="preserve">equilibrium </w:t>
      </w:r>
      <w:r w:rsidR="0076206C" w:rsidRPr="0004180E">
        <w:rPr>
          <w:rFonts w:ascii="Times New Roman" w:hAnsi="Times New Roman" w:cs="Times New Roman"/>
          <w:sz w:val="24"/>
          <w:szCs w:val="24"/>
        </w:rPr>
        <w:t>calculation method</w:t>
      </w:r>
    </w:p>
    <w:p w:rsidR="001A1824" w:rsidRDefault="001A1824" w:rsidP="009C29CD">
      <w:pPr>
        <w:spacing w:after="0" w:line="480" w:lineRule="auto"/>
        <w:jc w:val="both"/>
        <w:rPr>
          <w:rFonts w:ascii="Times New Roman" w:eastAsia="Times New Roman" w:hAnsi="Times New Roman" w:cs="Times New Roman"/>
          <w:sz w:val="24"/>
          <w:szCs w:val="24"/>
        </w:rPr>
      </w:pPr>
    </w:p>
    <w:p w:rsidR="001A1824" w:rsidRDefault="001A1824" w:rsidP="009C29CD">
      <w:pPr>
        <w:spacing w:after="0" w:line="480" w:lineRule="auto"/>
        <w:jc w:val="both"/>
        <w:rPr>
          <w:rFonts w:ascii="Times New Roman" w:eastAsia="Times New Roman" w:hAnsi="Times New Roman" w:cs="Times New Roman"/>
          <w:sz w:val="24"/>
          <w:szCs w:val="24"/>
        </w:rPr>
      </w:pPr>
    </w:p>
    <w:p w:rsidR="001A1824" w:rsidRDefault="001A1824" w:rsidP="009C29CD">
      <w:pPr>
        <w:spacing w:after="0" w:line="480" w:lineRule="auto"/>
        <w:jc w:val="both"/>
        <w:rPr>
          <w:rFonts w:ascii="Times New Roman" w:eastAsia="Times New Roman" w:hAnsi="Times New Roman" w:cs="Times New Roman"/>
          <w:sz w:val="24"/>
          <w:szCs w:val="24"/>
        </w:rPr>
      </w:pPr>
    </w:p>
    <w:p w:rsidR="001A1824" w:rsidRDefault="001A1824" w:rsidP="009C29CD">
      <w:pPr>
        <w:spacing w:after="0" w:line="480" w:lineRule="auto"/>
        <w:jc w:val="both"/>
        <w:rPr>
          <w:rFonts w:ascii="Times New Roman" w:eastAsia="Times New Roman" w:hAnsi="Times New Roman" w:cs="Times New Roman"/>
          <w:sz w:val="24"/>
          <w:szCs w:val="24"/>
        </w:rPr>
      </w:pPr>
    </w:p>
    <w:p w:rsidR="001A1824" w:rsidRDefault="001A1824" w:rsidP="009C29CD">
      <w:pPr>
        <w:spacing w:after="0" w:line="480" w:lineRule="auto"/>
        <w:jc w:val="both"/>
        <w:rPr>
          <w:rFonts w:ascii="Times New Roman" w:eastAsia="Times New Roman" w:hAnsi="Times New Roman" w:cs="Times New Roman"/>
          <w:sz w:val="24"/>
          <w:szCs w:val="24"/>
        </w:rPr>
      </w:pPr>
    </w:p>
    <w:p w:rsidR="001A1824" w:rsidRDefault="001A1824" w:rsidP="009C29CD">
      <w:pPr>
        <w:spacing w:after="0" w:line="480" w:lineRule="auto"/>
        <w:jc w:val="both"/>
        <w:rPr>
          <w:rFonts w:ascii="Times New Roman" w:eastAsia="Times New Roman" w:hAnsi="Times New Roman" w:cs="Times New Roman"/>
          <w:sz w:val="24"/>
          <w:szCs w:val="24"/>
        </w:rPr>
      </w:pPr>
    </w:p>
    <w:p w:rsidR="001A1824" w:rsidRDefault="001A1824" w:rsidP="009C29CD">
      <w:pPr>
        <w:spacing w:after="0" w:line="480" w:lineRule="auto"/>
        <w:jc w:val="both"/>
        <w:rPr>
          <w:rFonts w:ascii="Times New Roman" w:eastAsia="Times New Roman" w:hAnsi="Times New Roman" w:cs="Times New Roman"/>
          <w:sz w:val="24"/>
          <w:szCs w:val="24"/>
        </w:rPr>
      </w:pPr>
    </w:p>
    <w:p w:rsidR="001A1824" w:rsidRPr="001A1824" w:rsidRDefault="001A1824" w:rsidP="009C29CD">
      <w:pPr>
        <w:spacing w:after="0" w:line="480" w:lineRule="auto"/>
        <w:jc w:val="both"/>
        <w:rPr>
          <w:rFonts w:ascii="Times New Roman" w:eastAsia="Times New Roman" w:hAnsi="Times New Roman" w:cs="Times New Roman"/>
          <w:b/>
          <w:sz w:val="30"/>
          <w:szCs w:val="24"/>
        </w:rPr>
      </w:pPr>
      <w:r w:rsidRPr="001A1824">
        <w:rPr>
          <w:rFonts w:ascii="Times New Roman" w:eastAsia="Times New Roman" w:hAnsi="Times New Roman" w:cs="Times New Roman"/>
          <w:b/>
          <w:sz w:val="30"/>
          <w:szCs w:val="24"/>
        </w:rPr>
        <w:t>TABLE OF CONTENT</w:t>
      </w:r>
    </w:p>
    <w:p w:rsidR="001A1824" w:rsidRDefault="001A1824" w:rsidP="009C29CD">
      <w:pPr>
        <w:spacing w:after="0" w:line="240" w:lineRule="auto"/>
        <w:jc w:val="both"/>
        <w:rPr>
          <w:rFonts w:ascii="Times New Roman" w:eastAsia="Times New Roman" w:hAnsi="Times New Roman" w:cs="Times New Roman"/>
          <w:sz w:val="30"/>
          <w:szCs w:val="30"/>
        </w:rPr>
      </w:pPr>
    </w:p>
    <w:p w:rsidR="001A1824" w:rsidRPr="0031481F" w:rsidRDefault="001A1824" w:rsidP="009C29CD">
      <w:pPr>
        <w:pStyle w:val="ListParagraph"/>
        <w:numPr>
          <w:ilvl w:val="1"/>
          <w:numId w:val="1"/>
        </w:numPr>
        <w:spacing w:after="0" w:line="360" w:lineRule="auto"/>
        <w:jc w:val="both"/>
        <w:rPr>
          <w:rFonts w:ascii="Times New Roman" w:eastAsia="Times New Roman" w:hAnsi="Times New Roman" w:cs="Times New Roman"/>
          <w:sz w:val="28"/>
          <w:szCs w:val="30"/>
        </w:rPr>
      </w:pPr>
      <w:commentRangeStart w:id="0"/>
      <w:r w:rsidRPr="0031481F">
        <w:rPr>
          <w:rFonts w:ascii="Times New Roman" w:eastAsia="Times New Roman" w:hAnsi="Times New Roman" w:cs="Times New Roman"/>
          <w:sz w:val="28"/>
          <w:szCs w:val="30"/>
        </w:rPr>
        <w:t>Introduction</w:t>
      </w:r>
    </w:p>
    <w:p w:rsidR="00712379" w:rsidRPr="0031481F" w:rsidRDefault="00712379" w:rsidP="009C29CD">
      <w:pPr>
        <w:pStyle w:val="ListParagraph"/>
        <w:numPr>
          <w:ilvl w:val="1"/>
          <w:numId w:val="1"/>
        </w:numPr>
        <w:spacing w:after="0" w:line="360" w:lineRule="auto"/>
        <w:jc w:val="both"/>
        <w:rPr>
          <w:rFonts w:ascii="Times New Roman" w:eastAsia="Times New Roman" w:hAnsi="Times New Roman" w:cs="Times New Roman"/>
          <w:sz w:val="28"/>
          <w:szCs w:val="30"/>
        </w:rPr>
      </w:pPr>
      <w:r w:rsidRPr="0031481F">
        <w:rPr>
          <w:rFonts w:ascii="Times New Roman" w:eastAsia="Times New Roman" w:hAnsi="Times New Roman" w:cs="Times New Roman"/>
          <w:sz w:val="28"/>
          <w:szCs w:val="30"/>
        </w:rPr>
        <w:t>Scope of study</w:t>
      </w:r>
    </w:p>
    <w:p w:rsidR="00712379" w:rsidRPr="0031481F" w:rsidRDefault="00712379" w:rsidP="009C29CD">
      <w:pPr>
        <w:pStyle w:val="ListParagraph"/>
        <w:numPr>
          <w:ilvl w:val="1"/>
          <w:numId w:val="1"/>
        </w:numPr>
        <w:spacing w:after="0" w:line="360" w:lineRule="auto"/>
        <w:jc w:val="both"/>
        <w:rPr>
          <w:rFonts w:ascii="Times New Roman" w:eastAsia="Times New Roman" w:hAnsi="Times New Roman" w:cs="Times New Roman"/>
          <w:sz w:val="28"/>
          <w:szCs w:val="30"/>
        </w:rPr>
      </w:pPr>
      <w:r w:rsidRPr="0031481F">
        <w:rPr>
          <w:rFonts w:ascii="Times New Roman" w:eastAsia="Times New Roman" w:hAnsi="Times New Roman" w:cs="Times New Roman"/>
          <w:sz w:val="28"/>
          <w:szCs w:val="30"/>
        </w:rPr>
        <w:t xml:space="preserve">Limitation of study </w:t>
      </w:r>
    </w:p>
    <w:p w:rsidR="001A1824" w:rsidRPr="0031481F" w:rsidRDefault="004D3DE9" w:rsidP="009C29CD">
      <w:pPr>
        <w:pStyle w:val="ListParagraph"/>
        <w:numPr>
          <w:ilvl w:val="1"/>
          <w:numId w:val="1"/>
        </w:numPr>
        <w:spacing w:after="0" w:line="360" w:lineRule="auto"/>
        <w:jc w:val="both"/>
        <w:rPr>
          <w:rFonts w:ascii="Times New Roman" w:eastAsia="Times New Roman" w:hAnsi="Times New Roman" w:cs="Times New Roman"/>
          <w:sz w:val="28"/>
          <w:szCs w:val="30"/>
        </w:rPr>
      </w:pPr>
      <w:r w:rsidRPr="0031481F">
        <w:rPr>
          <w:rFonts w:ascii="Times New Roman" w:eastAsia="Times New Roman" w:hAnsi="Times New Roman" w:cs="Times New Roman"/>
          <w:sz w:val="28"/>
          <w:szCs w:val="30"/>
        </w:rPr>
        <w:t>Objectives of study</w:t>
      </w:r>
    </w:p>
    <w:p w:rsidR="004D3DE9" w:rsidRDefault="004D3DE9" w:rsidP="009C29CD">
      <w:pPr>
        <w:pStyle w:val="ListParagraph"/>
        <w:numPr>
          <w:ilvl w:val="1"/>
          <w:numId w:val="1"/>
        </w:numPr>
        <w:spacing w:after="0" w:line="360" w:lineRule="auto"/>
        <w:jc w:val="both"/>
        <w:rPr>
          <w:rFonts w:ascii="Times New Roman" w:eastAsia="Times New Roman" w:hAnsi="Times New Roman" w:cs="Times New Roman"/>
          <w:sz w:val="28"/>
          <w:szCs w:val="30"/>
        </w:rPr>
      </w:pPr>
      <w:r w:rsidRPr="0031481F">
        <w:rPr>
          <w:rFonts w:ascii="Times New Roman" w:eastAsia="Times New Roman" w:hAnsi="Times New Roman" w:cs="Times New Roman"/>
          <w:sz w:val="28"/>
          <w:szCs w:val="30"/>
        </w:rPr>
        <w:t>Significance of study</w:t>
      </w:r>
    </w:p>
    <w:p w:rsidR="0004180E" w:rsidRPr="0031481F" w:rsidRDefault="0004180E" w:rsidP="009C29CD">
      <w:pPr>
        <w:pStyle w:val="ListParagraph"/>
        <w:numPr>
          <w:ilvl w:val="1"/>
          <w:numId w:val="1"/>
        </w:numPr>
        <w:spacing w:after="0" w:line="360" w:lineRule="auto"/>
        <w:jc w:val="both"/>
        <w:rPr>
          <w:rFonts w:ascii="Times New Roman" w:eastAsia="Times New Roman" w:hAnsi="Times New Roman" w:cs="Times New Roman"/>
          <w:sz w:val="28"/>
          <w:szCs w:val="30"/>
        </w:rPr>
      </w:pPr>
      <w:r>
        <w:rPr>
          <w:rFonts w:ascii="Times New Roman" w:eastAsia="Times New Roman" w:hAnsi="Times New Roman" w:cs="Times New Roman"/>
          <w:sz w:val="28"/>
          <w:szCs w:val="30"/>
        </w:rPr>
        <w:t>Project Methodology</w:t>
      </w:r>
    </w:p>
    <w:p w:rsidR="00DF7DD3" w:rsidRPr="00AA1E74" w:rsidRDefault="008E6AE9" w:rsidP="009C29CD">
      <w:pPr>
        <w:pStyle w:val="ListParagraph"/>
        <w:numPr>
          <w:ilvl w:val="1"/>
          <w:numId w:val="1"/>
        </w:numPr>
        <w:spacing w:after="0" w:line="360" w:lineRule="auto"/>
        <w:jc w:val="both"/>
        <w:rPr>
          <w:rFonts w:ascii="Times New Roman" w:eastAsia="Times New Roman" w:hAnsi="Times New Roman" w:cs="Times New Roman"/>
          <w:sz w:val="28"/>
          <w:szCs w:val="30"/>
        </w:rPr>
      </w:pPr>
      <w:r w:rsidRPr="0031481F">
        <w:rPr>
          <w:rFonts w:ascii="Times New Roman" w:eastAsia="Times New Roman" w:hAnsi="Times New Roman" w:cs="Times New Roman"/>
          <w:sz w:val="28"/>
          <w:szCs w:val="30"/>
        </w:rPr>
        <w:t>Organization of project</w:t>
      </w:r>
      <w:commentRangeEnd w:id="0"/>
      <w:r w:rsidR="003A552F">
        <w:rPr>
          <w:rStyle w:val="CommentReference"/>
        </w:rPr>
        <w:commentReference w:id="0"/>
      </w:r>
    </w:p>
    <w:p w:rsidR="00DF7DD3" w:rsidRDefault="00DF7DD3" w:rsidP="009C29CD">
      <w:pPr>
        <w:spacing w:after="0" w:line="240" w:lineRule="auto"/>
        <w:jc w:val="both"/>
        <w:rPr>
          <w:rFonts w:ascii="Times New Roman" w:eastAsia="Times New Roman" w:hAnsi="Times New Roman" w:cs="Times New Roman"/>
          <w:sz w:val="30"/>
          <w:szCs w:val="30"/>
        </w:rPr>
      </w:pPr>
    </w:p>
    <w:p w:rsidR="00DF7DD3" w:rsidRPr="00DF7DD3" w:rsidRDefault="00DF7DD3" w:rsidP="009C29CD">
      <w:pPr>
        <w:spacing w:after="0" w:line="240" w:lineRule="auto"/>
        <w:jc w:val="both"/>
        <w:rPr>
          <w:rFonts w:ascii="Times New Roman" w:eastAsia="Times New Roman" w:hAnsi="Times New Roman" w:cs="Times New Roman"/>
          <w:sz w:val="30"/>
          <w:szCs w:val="30"/>
        </w:rPr>
      </w:pPr>
    </w:p>
    <w:p w:rsidR="005061A0" w:rsidRDefault="005061A0"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1481F" w:rsidRDefault="0031481F" w:rsidP="009C29CD">
      <w:pPr>
        <w:jc w:val="both"/>
        <w:rPr>
          <w:rFonts w:ascii="Times New Roman" w:hAnsi="Times New Roman" w:cs="Times New Roman"/>
          <w:sz w:val="24"/>
        </w:rPr>
      </w:pPr>
    </w:p>
    <w:p w:rsidR="003D0282" w:rsidRDefault="003D0282" w:rsidP="009C29CD">
      <w:pPr>
        <w:jc w:val="both"/>
        <w:rPr>
          <w:rFonts w:ascii="Times New Roman" w:hAnsi="Times New Roman" w:cs="Times New Roman"/>
          <w:sz w:val="24"/>
        </w:rPr>
      </w:pPr>
    </w:p>
    <w:p w:rsidR="0031481F" w:rsidRPr="003D0282" w:rsidRDefault="0071223B" w:rsidP="003D0282">
      <w:pPr>
        <w:jc w:val="center"/>
        <w:rPr>
          <w:rFonts w:ascii="Times New Roman" w:hAnsi="Times New Roman" w:cs="Times New Roman"/>
          <w:b/>
          <w:sz w:val="32"/>
        </w:rPr>
      </w:pPr>
      <w:r w:rsidRPr="003D0282">
        <w:rPr>
          <w:rFonts w:ascii="Times New Roman" w:hAnsi="Times New Roman" w:cs="Times New Roman"/>
          <w:b/>
          <w:sz w:val="32"/>
        </w:rPr>
        <w:t>CHAPTER ONE</w:t>
      </w:r>
    </w:p>
    <w:p w:rsidR="0031481F" w:rsidRDefault="0031481F" w:rsidP="009C29CD">
      <w:pPr>
        <w:jc w:val="both"/>
        <w:rPr>
          <w:rFonts w:ascii="Times New Roman" w:hAnsi="Times New Roman" w:cs="Times New Roman"/>
          <w:b/>
          <w:sz w:val="24"/>
        </w:rPr>
      </w:pPr>
    </w:p>
    <w:p w:rsidR="0031481F" w:rsidRPr="003D0282" w:rsidRDefault="0031481F" w:rsidP="003D0282">
      <w:pPr>
        <w:pStyle w:val="ListParagraph"/>
        <w:numPr>
          <w:ilvl w:val="1"/>
          <w:numId w:val="2"/>
        </w:numPr>
        <w:jc w:val="both"/>
        <w:rPr>
          <w:rFonts w:ascii="Times New Roman" w:hAnsi="Times New Roman" w:cs="Times New Roman"/>
          <w:b/>
          <w:sz w:val="24"/>
        </w:rPr>
      </w:pPr>
      <w:r w:rsidRPr="0031481F">
        <w:rPr>
          <w:rFonts w:ascii="Times New Roman" w:hAnsi="Times New Roman" w:cs="Times New Roman"/>
          <w:b/>
          <w:sz w:val="24"/>
        </w:rPr>
        <w:t>INTRODUCTION</w:t>
      </w:r>
    </w:p>
    <w:p w:rsidR="006312CD" w:rsidRPr="001A1824" w:rsidRDefault="006312CD" w:rsidP="006312CD">
      <w:pPr>
        <w:spacing w:after="0" w:line="480" w:lineRule="auto"/>
        <w:jc w:val="both"/>
        <w:rPr>
          <w:rFonts w:ascii="Times New Roman" w:eastAsia="Times New Roman" w:hAnsi="Times New Roman" w:cs="Times New Roman"/>
          <w:sz w:val="24"/>
          <w:szCs w:val="24"/>
        </w:rPr>
      </w:pPr>
      <w:r w:rsidRPr="005061A0">
        <w:rPr>
          <w:rFonts w:ascii="Times New Roman" w:eastAsia="Times New Roman" w:hAnsi="Times New Roman" w:cs="Times New Roman"/>
          <w:sz w:val="24"/>
          <w:szCs w:val="24"/>
        </w:rPr>
        <w:t>It is a familiar fact that pure substance</w:t>
      </w:r>
      <w:r w:rsidRPr="001A1824">
        <w:rPr>
          <w:rFonts w:ascii="Times New Roman" w:eastAsia="Times New Roman" w:hAnsi="Times New Roman" w:cs="Times New Roman"/>
          <w:sz w:val="24"/>
          <w:szCs w:val="24"/>
        </w:rPr>
        <w:t xml:space="preserve">s tend to exist in one of three </w:t>
      </w:r>
      <w:r w:rsidRPr="005061A0">
        <w:rPr>
          <w:rFonts w:ascii="Times New Roman" w:eastAsia="Times New Roman" w:hAnsi="Times New Roman" w:cs="Times New Roman"/>
          <w:sz w:val="24"/>
          <w:szCs w:val="24"/>
        </w:rPr>
        <w:t>distinct states: solid, liquid, and gas.</w:t>
      </w:r>
      <w:r>
        <w:rPr>
          <w:rFonts w:ascii="Times New Roman" w:eastAsia="Times New Roman" w:hAnsi="Times New Roman" w:cs="Times New Roman"/>
          <w:sz w:val="24"/>
          <w:szCs w:val="24"/>
        </w:rPr>
        <w:t xml:space="preserve"> Take water, for example, </w:t>
      </w:r>
      <w:r w:rsidRPr="0056322F">
        <w:rPr>
          <w:rFonts w:ascii="Times New Roman" w:eastAsia="Times New Roman" w:hAnsi="Times New Roman" w:cs="Times New Roman"/>
          <w:sz w:val="24"/>
          <w:szCs w:val="24"/>
        </w:rPr>
        <w:t>as</w:t>
      </w:r>
      <w:r>
        <w:rPr>
          <w:rFonts w:ascii="Times New Roman" w:eastAsia="Times New Roman" w:hAnsi="Times New Roman" w:cs="Times New Roman"/>
          <w:color w:val="FF0000"/>
          <w:sz w:val="24"/>
          <w:szCs w:val="24"/>
        </w:rPr>
        <w:t xml:space="preserve"> </w:t>
      </w:r>
      <w:r w:rsidRPr="005061A0">
        <w:rPr>
          <w:rFonts w:ascii="Times New Roman" w:eastAsia="Times New Roman" w:hAnsi="Times New Roman" w:cs="Times New Roman"/>
          <w:sz w:val="24"/>
          <w:szCs w:val="24"/>
        </w:rPr>
        <w:t>ice is heated</w:t>
      </w:r>
      <w:r>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at atmospheric pressure,</w:t>
      </w:r>
      <w:r>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it suddenly melts into</w:t>
      </w:r>
      <w:r>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liquid</w:t>
      </w:r>
      <w:r>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at a specific temperature</w:t>
      </w:r>
      <w:r>
        <w:rPr>
          <w:rFonts w:ascii="Times New Roman" w:eastAsia="Times New Roman" w:hAnsi="Times New Roman" w:cs="Times New Roman"/>
          <w:sz w:val="24"/>
          <w:szCs w:val="24"/>
        </w:rPr>
        <w:t xml:space="preserve"> </w:t>
      </w:r>
      <w:r w:rsidRPr="0056322F">
        <w:rPr>
          <w:rFonts w:ascii="Times New Roman" w:eastAsia="Times New Roman" w:hAnsi="Times New Roman" w:cs="Times New Roman"/>
          <w:sz w:val="24"/>
          <w:szCs w:val="24"/>
        </w:rPr>
        <w:t>of 32</w:t>
      </w:r>
      <w:r w:rsidRPr="0056322F">
        <w:rPr>
          <w:rFonts w:ascii="Times New Roman" w:eastAsia="Times New Roman" w:hAnsi="Times New Roman" w:cs="Times New Roman"/>
          <w:sz w:val="24"/>
          <w:szCs w:val="24"/>
          <w:vertAlign w:val="superscript"/>
        </w:rPr>
        <w:t xml:space="preserve">0 </w:t>
      </w:r>
      <w:r w:rsidRPr="0056322F">
        <w:rPr>
          <w:rFonts w:ascii="Times New Roman" w:eastAsia="Times New Roman" w:hAnsi="Times New Roman" w:cs="Times New Roman"/>
          <w:sz w:val="24"/>
          <w:szCs w:val="24"/>
        </w:rPr>
        <w:t>F</w:t>
      </w:r>
      <w:r w:rsidRPr="005061A0">
        <w:rPr>
          <w:rFonts w:ascii="Times New Roman" w:eastAsia="Times New Roman" w:hAnsi="Times New Roman" w:cs="Times New Roman"/>
          <w:sz w:val="24"/>
          <w:szCs w:val="24"/>
        </w:rPr>
        <w:t>.As the liquid continues to be heated, it eventually reaches</w:t>
      </w:r>
      <w:r w:rsidRPr="001A1824">
        <w:rPr>
          <w:rFonts w:ascii="Times New Roman" w:eastAsia="Times New Roman" w:hAnsi="Times New Roman" w:cs="Times New Roman"/>
          <w:sz w:val="24"/>
          <w:szCs w:val="24"/>
        </w:rPr>
        <w:t xml:space="preserve"> a </w:t>
      </w:r>
      <w:r w:rsidRPr="005061A0">
        <w:rPr>
          <w:rFonts w:ascii="Times New Roman" w:eastAsia="Times New Roman" w:hAnsi="Times New Roman" w:cs="Times New Roman"/>
          <w:sz w:val="24"/>
          <w:szCs w:val="24"/>
        </w:rPr>
        <w:t>temperature</w:t>
      </w:r>
      <w:r>
        <w:rPr>
          <w:rFonts w:ascii="Times New Roman" w:eastAsia="Times New Roman" w:hAnsi="Times New Roman" w:cs="Times New Roman"/>
          <w:sz w:val="24"/>
          <w:szCs w:val="24"/>
        </w:rPr>
        <w:t xml:space="preserve"> of 100</w:t>
      </w:r>
      <w:r>
        <w:rPr>
          <w:rFonts w:ascii="Times New Roman" w:eastAsia="Times New Roman" w:hAnsi="Times New Roman" w:cs="Times New Roman"/>
          <w:sz w:val="24"/>
          <w:szCs w:val="24"/>
          <w:vertAlign w:val="superscript"/>
        </w:rPr>
        <w:t xml:space="preserve">0 </w:t>
      </w:r>
      <w:r>
        <w:rPr>
          <w:rFonts w:ascii="Times New Roman" w:eastAsia="Times New Roman" w:hAnsi="Times New Roman" w:cs="Times New Roman"/>
          <w:sz w:val="24"/>
          <w:szCs w:val="24"/>
        </w:rPr>
        <w:t xml:space="preserve">C </w:t>
      </w:r>
      <w:r w:rsidRPr="005061A0">
        <w:rPr>
          <w:rFonts w:ascii="Times New Roman" w:eastAsia="Times New Roman" w:hAnsi="Times New Roman" w:cs="Times New Roman"/>
          <w:sz w:val="24"/>
          <w:szCs w:val="24"/>
        </w:rPr>
        <w:t>at which it spontaneously vaporizes into a gas. These transitions are discontinuous</w:t>
      </w:r>
      <w:r>
        <w:rPr>
          <w:rFonts w:ascii="Times New Roman" w:eastAsia="Times New Roman" w:hAnsi="Times New Roman" w:cs="Times New Roman"/>
          <w:sz w:val="24"/>
          <w:szCs w:val="24"/>
        </w:rPr>
        <w:t xml:space="preserve"> </w:t>
      </w:r>
      <w:proofErr w:type="spellStart"/>
      <w:r w:rsidRPr="001A1824">
        <w:rPr>
          <w:rFonts w:ascii="Times New Roman" w:eastAsia="Times New Roman" w:hAnsi="Times New Roman" w:cs="Times New Roman"/>
          <w:sz w:val="24"/>
          <w:szCs w:val="24"/>
        </w:rPr>
        <w:t>i.e</w:t>
      </w:r>
      <w:proofErr w:type="spellEnd"/>
      <w:r w:rsidRPr="005061A0">
        <w:rPr>
          <w:rFonts w:ascii="Times New Roman" w:eastAsia="Times New Roman" w:hAnsi="Times New Roman" w:cs="Times New Roman"/>
          <w:sz w:val="24"/>
          <w:szCs w:val="24"/>
        </w:rPr>
        <w:t xml:space="preserve"> they occur at specific state conditions</w:t>
      </w:r>
      <w:r>
        <w:rPr>
          <w:rFonts w:ascii="Times New Roman" w:eastAsia="Times New Roman" w:hAnsi="Times New Roman" w:cs="Times New Roman"/>
          <w:sz w:val="24"/>
          <w:szCs w:val="24"/>
        </w:rPr>
        <w:t xml:space="preserve"> </w:t>
      </w:r>
      <w:r w:rsidRPr="00F40425">
        <w:rPr>
          <w:rFonts w:ascii="Times New Roman" w:eastAsia="Times New Roman" w:hAnsi="Times New Roman" w:cs="Times New Roman"/>
          <w:sz w:val="24"/>
          <w:szCs w:val="24"/>
        </w:rPr>
        <w:t>of</w:t>
      </w:r>
      <w:r>
        <w:rPr>
          <w:rFonts w:ascii="Times New Roman" w:eastAsia="Times New Roman" w:hAnsi="Times New Roman" w:cs="Times New Roman"/>
          <w:color w:val="FF0000"/>
          <w:sz w:val="24"/>
          <w:szCs w:val="24"/>
        </w:rPr>
        <w:t xml:space="preserve"> </w:t>
      </w:r>
      <w:r w:rsidRPr="001A1824">
        <w:rPr>
          <w:rFonts w:ascii="Times New Roman" w:eastAsia="Times New Roman" w:hAnsi="Times New Roman" w:cs="Times New Roman"/>
          <w:sz w:val="24"/>
          <w:szCs w:val="24"/>
        </w:rPr>
        <w:t>p</w:t>
      </w:r>
      <w:r w:rsidRPr="005061A0">
        <w:rPr>
          <w:rFonts w:ascii="Times New Roman" w:eastAsia="Times New Roman" w:hAnsi="Times New Roman" w:cs="Times New Roman"/>
          <w:sz w:val="24"/>
          <w:szCs w:val="24"/>
        </w:rPr>
        <w:t>articular</w:t>
      </w:r>
      <w:r>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 xml:space="preserve">combinations of </w:t>
      </w:r>
      <w:r w:rsidRPr="001A1824">
        <w:rPr>
          <w:rFonts w:ascii="Times New Roman" w:eastAsia="Times New Roman" w:hAnsi="Times New Roman" w:cs="Times New Roman"/>
          <w:sz w:val="24"/>
          <w:szCs w:val="24"/>
        </w:rPr>
        <w:t>temperature and pressure</w:t>
      </w:r>
      <w:r w:rsidRPr="005061A0">
        <w:rPr>
          <w:rFonts w:ascii="Times New Roman" w:eastAsia="Times New Roman" w:hAnsi="Times New Roman" w:cs="Times New Roman"/>
          <w:sz w:val="24"/>
          <w:szCs w:val="24"/>
        </w:rPr>
        <w:t>. At</w:t>
      </w:r>
      <w:r>
        <w:rPr>
          <w:rFonts w:ascii="Times New Roman" w:eastAsia="Times New Roman" w:hAnsi="Times New Roman" w:cs="Times New Roman"/>
          <w:sz w:val="24"/>
          <w:szCs w:val="24"/>
        </w:rPr>
        <w:t xml:space="preserve"> </w:t>
      </w:r>
      <w:r w:rsidRPr="005061A0">
        <w:rPr>
          <w:rFonts w:ascii="Times New Roman" w:eastAsia="Times New Roman" w:hAnsi="Times New Roman" w:cs="Times New Roman"/>
          <w:sz w:val="24"/>
          <w:szCs w:val="24"/>
        </w:rPr>
        <w:t xml:space="preserve">exactly those conditions, the system can exist in more than one form such that two (or more) phases are in equilibrium with each other. </w:t>
      </w:r>
    </w:p>
    <w:p w:rsidR="0031481F" w:rsidRDefault="0031481F" w:rsidP="009C29CD">
      <w:pPr>
        <w:spacing w:after="0" w:line="480" w:lineRule="auto"/>
        <w:jc w:val="both"/>
        <w:rPr>
          <w:rFonts w:ascii="Times New Roman" w:eastAsia="Times New Roman" w:hAnsi="Times New Roman" w:cs="Times New Roman"/>
          <w:sz w:val="24"/>
          <w:szCs w:val="24"/>
        </w:rPr>
      </w:pPr>
      <w:r w:rsidRPr="00D22B43">
        <w:rPr>
          <w:rFonts w:ascii="Times New Roman" w:eastAsia="Times New Roman" w:hAnsi="Times New Roman" w:cs="Times New Roman"/>
          <w:sz w:val="24"/>
          <w:szCs w:val="24"/>
        </w:rPr>
        <w:t>A Phase is homogeneous region of matter in which there is no spatial variation in average density, energy, composition, or other macroscopic properties. Phases can also be distinct in their molecular structure. For example, water has multiple ice phases that differ in their crystallographic structure. A phase can be considered a distinct “system” with boundaries that are interfaces with container walls or other phases.</w:t>
      </w:r>
    </w:p>
    <w:p w:rsidR="00F30133" w:rsidRPr="002B72F1" w:rsidRDefault="00643228" w:rsidP="009C29CD">
      <w:pPr>
        <w:spacing w:after="0" w:line="480" w:lineRule="auto"/>
        <w:jc w:val="both"/>
        <w:rPr>
          <w:rFonts w:ascii="Times New Roman" w:eastAsia="Times New Roman" w:hAnsi="Times New Roman" w:cs="Times New Roman"/>
          <w:sz w:val="24"/>
          <w:szCs w:val="24"/>
        </w:rPr>
      </w:pPr>
      <w:r w:rsidRPr="002B72F1">
        <w:rPr>
          <w:rFonts w:ascii="Times New Roman" w:eastAsia="Times New Roman" w:hAnsi="Times New Roman" w:cs="Times New Roman"/>
          <w:bCs/>
          <w:sz w:val="24"/>
          <w:szCs w:val="24"/>
          <w:lang w:val="en-GB"/>
        </w:rPr>
        <w:t>The processing of natural gas invariably involves the thermodynamic manipulation of its volume, temperature and pressure conditions to “force” the gas</w:t>
      </w:r>
      <w:r w:rsidR="000E1BD9">
        <w:rPr>
          <w:rFonts w:ascii="Times New Roman" w:eastAsia="Times New Roman" w:hAnsi="Times New Roman" w:cs="Times New Roman"/>
          <w:bCs/>
          <w:sz w:val="24"/>
          <w:szCs w:val="24"/>
          <w:lang w:val="en-GB"/>
        </w:rPr>
        <w:t xml:space="preserve"> </w:t>
      </w:r>
      <w:r w:rsidR="002915D1" w:rsidRPr="000E1BD9">
        <w:rPr>
          <w:rFonts w:ascii="Times New Roman" w:eastAsia="Times New Roman" w:hAnsi="Times New Roman" w:cs="Times New Roman"/>
          <w:bCs/>
          <w:sz w:val="24"/>
          <w:szCs w:val="24"/>
          <w:lang w:val="en-GB"/>
        </w:rPr>
        <w:t>mixture</w:t>
      </w:r>
      <w:r w:rsidRPr="000E1BD9">
        <w:rPr>
          <w:rFonts w:ascii="Times New Roman" w:eastAsia="Times New Roman" w:hAnsi="Times New Roman" w:cs="Times New Roman"/>
          <w:bCs/>
          <w:sz w:val="24"/>
          <w:szCs w:val="24"/>
          <w:lang w:val="en-GB"/>
        </w:rPr>
        <w:t xml:space="preserve"> into </w:t>
      </w:r>
      <w:r w:rsidR="002915D1" w:rsidRPr="000E1BD9">
        <w:rPr>
          <w:rFonts w:ascii="Times New Roman" w:eastAsia="Times New Roman" w:hAnsi="Times New Roman" w:cs="Times New Roman"/>
          <w:bCs/>
          <w:sz w:val="24"/>
          <w:szCs w:val="24"/>
          <w:lang w:val="en-GB"/>
        </w:rPr>
        <w:t>two</w:t>
      </w:r>
      <w:r w:rsidR="000E1BD9" w:rsidRPr="000E1BD9">
        <w:rPr>
          <w:rFonts w:ascii="Times New Roman" w:eastAsia="Times New Roman" w:hAnsi="Times New Roman" w:cs="Times New Roman"/>
          <w:bCs/>
          <w:sz w:val="24"/>
          <w:szCs w:val="24"/>
          <w:lang w:val="en-GB"/>
        </w:rPr>
        <w:t xml:space="preserve"> </w:t>
      </w:r>
      <w:r w:rsidRPr="000E1BD9">
        <w:rPr>
          <w:rFonts w:ascii="Times New Roman" w:eastAsia="Times New Roman" w:hAnsi="Times New Roman" w:cs="Times New Roman"/>
          <w:bCs/>
          <w:sz w:val="24"/>
          <w:szCs w:val="24"/>
          <w:lang w:val="en-GB"/>
        </w:rPr>
        <w:t>phases</w:t>
      </w:r>
      <w:r w:rsidR="000E1BD9" w:rsidRPr="000E1BD9">
        <w:rPr>
          <w:rFonts w:ascii="Times New Roman" w:eastAsia="Times New Roman" w:hAnsi="Times New Roman" w:cs="Times New Roman"/>
          <w:bCs/>
          <w:sz w:val="24"/>
          <w:szCs w:val="24"/>
          <w:lang w:val="en-GB"/>
        </w:rPr>
        <w:t xml:space="preserve"> l</w:t>
      </w:r>
      <w:r w:rsidR="002915D1" w:rsidRPr="000E1BD9">
        <w:rPr>
          <w:rFonts w:ascii="Times New Roman" w:eastAsia="Times New Roman" w:hAnsi="Times New Roman" w:cs="Times New Roman"/>
          <w:bCs/>
          <w:sz w:val="24"/>
          <w:szCs w:val="24"/>
          <w:lang w:val="en-GB"/>
        </w:rPr>
        <w:t>iquid and gas</w:t>
      </w:r>
      <w:r w:rsidR="002915D1" w:rsidRPr="002915D1">
        <w:rPr>
          <w:rFonts w:ascii="Times New Roman" w:eastAsia="Times New Roman" w:hAnsi="Times New Roman" w:cs="Times New Roman"/>
          <w:bCs/>
          <w:color w:val="FF0000"/>
          <w:sz w:val="24"/>
          <w:szCs w:val="24"/>
          <w:lang w:val="en-GB"/>
        </w:rPr>
        <w:t xml:space="preserve"> </w:t>
      </w:r>
      <w:r w:rsidRPr="002B72F1">
        <w:rPr>
          <w:rFonts w:ascii="Times New Roman" w:eastAsia="Times New Roman" w:hAnsi="Times New Roman" w:cs="Times New Roman"/>
          <w:bCs/>
          <w:sz w:val="24"/>
          <w:szCs w:val="24"/>
          <w:lang w:val="en-GB"/>
        </w:rPr>
        <w:t xml:space="preserve">which get separated in order to produce merchantable hydrocarbons gas mixture containing mostly </w:t>
      </w:r>
      <w:proofErr w:type="spellStart"/>
      <w:r w:rsidRPr="002B72F1">
        <w:rPr>
          <w:rFonts w:ascii="Times New Roman" w:eastAsia="Times New Roman" w:hAnsi="Times New Roman" w:cs="Times New Roman"/>
          <w:bCs/>
          <w:sz w:val="24"/>
          <w:szCs w:val="24"/>
          <w:lang w:val="en-GB"/>
        </w:rPr>
        <w:t>methane.It</w:t>
      </w:r>
      <w:proofErr w:type="spellEnd"/>
      <w:r w:rsidRPr="002B72F1">
        <w:rPr>
          <w:rFonts w:ascii="Times New Roman" w:eastAsia="Times New Roman" w:hAnsi="Times New Roman" w:cs="Times New Roman"/>
          <w:bCs/>
          <w:sz w:val="24"/>
          <w:szCs w:val="24"/>
          <w:lang w:val="en-GB"/>
        </w:rPr>
        <w:t xml:space="preserve"> also involves the removal of </w:t>
      </w:r>
      <w:proofErr w:type="spellStart"/>
      <w:r w:rsidRPr="002B72F1">
        <w:rPr>
          <w:rFonts w:ascii="Times New Roman" w:eastAsia="Times New Roman" w:hAnsi="Times New Roman" w:cs="Times New Roman"/>
          <w:bCs/>
          <w:sz w:val="24"/>
          <w:szCs w:val="24"/>
          <w:lang w:val="en-GB"/>
        </w:rPr>
        <w:t>contaminants.The</w:t>
      </w:r>
      <w:proofErr w:type="spellEnd"/>
      <w:r w:rsidRPr="002B72F1">
        <w:rPr>
          <w:rFonts w:ascii="Times New Roman" w:eastAsia="Times New Roman" w:hAnsi="Times New Roman" w:cs="Times New Roman"/>
          <w:bCs/>
          <w:sz w:val="24"/>
          <w:szCs w:val="24"/>
          <w:lang w:val="en-GB"/>
        </w:rPr>
        <w:t xml:space="preserve"> response of the </w:t>
      </w:r>
      <w:r w:rsidRPr="002B72F1">
        <w:rPr>
          <w:rFonts w:ascii="Times New Roman" w:eastAsia="Times New Roman" w:hAnsi="Times New Roman" w:cs="Times New Roman"/>
          <w:bCs/>
          <w:sz w:val="24"/>
          <w:szCs w:val="24"/>
          <w:lang w:val="en-GB"/>
        </w:rPr>
        <w:lastRenderedPageBreak/>
        <w:t>natural gas upon subjection to temperature-pressure condition and the quantities of the phases(liquid &amp; g</w:t>
      </w:r>
      <w:r w:rsidR="002B72F1">
        <w:rPr>
          <w:rFonts w:ascii="Times New Roman" w:eastAsia="Times New Roman" w:hAnsi="Times New Roman" w:cs="Times New Roman"/>
          <w:bCs/>
          <w:sz w:val="24"/>
          <w:szCs w:val="24"/>
          <w:lang w:val="en-GB"/>
        </w:rPr>
        <w:t>as) produced, all depend on the</w:t>
      </w:r>
      <w:r>
        <w:rPr>
          <w:rFonts w:ascii="Times New Roman" w:eastAsia="Times New Roman" w:hAnsi="Times New Roman" w:cs="Times New Roman"/>
          <w:bCs/>
          <w:sz w:val="24"/>
          <w:szCs w:val="24"/>
          <w:lang w:val="en-GB"/>
        </w:rPr>
        <w:t xml:space="preserve"> phase behaviour of the </w:t>
      </w:r>
      <w:r w:rsidRPr="002B72F1">
        <w:rPr>
          <w:rFonts w:ascii="Times New Roman" w:eastAsia="Times New Roman" w:hAnsi="Times New Roman" w:cs="Times New Roman"/>
          <w:bCs/>
          <w:sz w:val="24"/>
          <w:szCs w:val="24"/>
          <w:lang w:val="en-GB"/>
        </w:rPr>
        <w:t>natural gas.</w:t>
      </w:r>
    </w:p>
    <w:p w:rsidR="002B72F1" w:rsidRDefault="00643228" w:rsidP="009C29CD">
      <w:pPr>
        <w:spacing w:after="0" w:line="480" w:lineRule="auto"/>
        <w:jc w:val="both"/>
        <w:rPr>
          <w:rFonts w:ascii="Times New Roman" w:eastAsia="Times New Roman" w:hAnsi="Times New Roman" w:cs="Times New Roman"/>
          <w:bCs/>
          <w:sz w:val="24"/>
          <w:szCs w:val="24"/>
          <w:lang w:val="en-GB"/>
        </w:rPr>
      </w:pPr>
      <w:r w:rsidRPr="002B72F1">
        <w:rPr>
          <w:rFonts w:ascii="Times New Roman" w:eastAsia="Times New Roman" w:hAnsi="Times New Roman" w:cs="Times New Roman"/>
          <w:bCs/>
          <w:sz w:val="24"/>
          <w:szCs w:val="24"/>
          <w:lang w:val="en-GB"/>
        </w:rPr>
        <w:t>The phase behaviour can then be defined as the</w:t>
      </w:r>
      <w:r w:rsidR="002B72F1" w:rsidRPr="002B72F1">
        <w:rPr>
          <w:rFonts w:ascii="Times New Roman" w:eastAsia="Times New Roman" w:hAnsi="Times New Roman" w:cs="Times New Roman"/>
          <w:bCs/>
          <w:sz w:val="24"/>
          <w:szCs w:val="24"/>
          <w:lang w:val="en-GB"/>
        </w:rPr>
        <w:t xml:space="preserve"> changes in phase exhibited by </w:t>
      </w:r>
      <w:r w:rsidRPr="002B72F1">
        <w:rPr>
          <w:rFonts w:ascii="Times New Roman" w:eastAsia="Times New Roman" w:hAnsi="Times New Roman" w:cs="Times New Roman"/>
          <w:bCs/>
          <w:sz w:val="24"/>
          <w:szCs w:val="24"/>
          <w:lang w:val="en-GB"/>
        </w:rPr>
        <w:t>the natural gas when subjected to different temperature-pressure conditions.</w:t>
      </w:r>
      <w:r w:rsidR="003A552F">
        <w:rPr>
          <w:rFonts w:ascii="Times New Roman" w:eastAsia="Times New Roman" w:hAnsi="Times New Roman" w:cs="Times New Roman"/>
          <w:bCs/>
          <w:sz w:val="24"/>
          <w:szCs w:val="24"/>
          <w:lang w:val="en-GB"/>
        </w:rPr>
        <w:t xml:space="preserve"> </w:t>
      </w:r>
      <w:r w:rsidR="002B72F1" w:rsidRPr="002B72F1">
        <w:rPr>
          <w:rFonts w:ascii="Times New Roman" w:eastAsia="Times New Roman" w:hAnsi="Times New Roman" w:cs="Times New Roman"/>
          <w:bCs/>
          <w:sz w:val="24"/>
          <w:szCs w:val="24"/>
          <w:lang w:val="en-GB"/>
        </w:rPr>
        <w:t xml:space="preserve">During production, the hydrocarbon </w:t>
      </w:r>
      <w:r w:rsidR="00645776" w:rsidRPr="002B72F1">
        <w:rPr>
          <w:rFonts w:ascii="Times New Roman" w:eastAsia="Times New Roman" w:hAnsi="Times New Roman" w:cs="Times New Roman"/>
          <w:bCs/>
          <w:sz w:val="24"/>
          <w:szCs w:val="24"/>
          <w:lang w:val="en-GB"/>
        </w:rPr>
        <w:t>molecules undergo</w:t>
      </w:r>
      <w:r w:rsidR="002B72F1" w:rsidRPr="002B72F1">
        <w:rPr>
          <w:rFonts w:ascii="Times New Roman" w:eastAsia="Times New Roman" w:hAnsi="Times New Roman" w:cs="Times New Roman"/>
          <w:bCs/>
          <w:sz w:val="24"/>
          <w:szCs w:val="24"/>
          <w:lang w:val="en-GB"/>
        </w:rPr>
        <w:t xml:space="preserve"> various phase- and property-altering intermediate stages which are crucial in designing and operating the processes efficiently and optimally.</w:t>
      </w:r>
    </w:p>
    <w:p w:rsidR="00B677A5" w:rsidRPr="00B677A5" w:rsidRDefault="00B677A5" w:rsidP="00B677A5">
      <w:pPr>
        <w:pStyle w:val="NormalWeb"/>
        <w:spacing w:line="360" w:lineRule="auto"/>
        <w:jc w:val="both"/>
      </w:pPr>
      <w:r w:rsidRPr="00802529">
        <w:rPr>
          <w:bCs/>
        </w:rPr>
        <w:t>Vapor–liquid equilibrium</w:t>
      </w:r>
      <w:r w:rsidRPr="00B677A5">
        <w:t xml:space="preserve"> is a condition in which a liquid and its vapor (gas phase) are in equilibrium with each other, a condition or state where the rate of evaporation (liquid changing to vapor) equals the rate of condensation (vapor changing to liquid) on a molecular level such that there is no net (overall) vapor–liquid interconversion. A substance at vapor–liquid equilibrium is generally referred to as a </w:t>
      </w:r>
      <w:r w:rsidRPr="005B1C9C">
        <w:rPr>
          <w:bCs/>
        </w:rPr>
        <w:t>saturated fluid</w:t>
      </w:r>
      <w:r w:rsidRPr="005B1C9C">
        <w:t>.</w:t>
      </w:r>
      <w:r w:rsidRPr="00B677A5">
        <w:t xml:space="preserve"> For a pure chemical substance, this implies that it is at its boiling </w:t>
      </w:r>
      <w:proofErr w:type="spellStart"/>
      <w:r w:rsidRPr="00B677A5">
        <w:t>point.The</w:t>
      </w:r>
      <w:proofErr w:type="spellEnd"/>
      <w:r w:rsidRPr="00B677A5">
        <w:t xml:space="preserve"> notion of "saturated fluid" includes saturated liquid (about to vaporize), saturated liquid–vapor mixture, and saturated vapor (about to condense).</w:t>
      </w:r>
    </w:p>
    <w:p w:rsidR="00B677A5" w:rsidRDefault="00B677A5" w:rsidP="00B677A5">
      <w:pPr>
        <w:pStyle w:val="NormalWeb"/>
        <w:spacing w:line="360" w:lineRule="auto"/>
        <w:jc w:val="both"/>
      </w:pPr>
      <w:r w:rsidRPr="00B677A5">
        <w:t>Although theoretically equilibrium is never reached, equilibrium is practically reached in a relatively closed location if a liquid and its vapor are allowed to stand in contact with each other with no interference or only gradual interference from the outside. However, this does not apply to cases of intensive heat exchange or rapid pressure change.</w:t>
      </w:r>
    </w:p>
    <w:p w:rsidR="009065C8" w:rsidRPr="009065C8" w:rsidRDefault="009065C8" w:rsidP="00B677A5">
      <w:pPr>
        <w:pStyle w:val="NormalWeb"/>
        <w:spacing w:line="360" w:lineRule="auto"/>
        <w:jc w:val="both"/>
        <w:rPr>
          <w:b/>
        </w:rPr>
      </w:pPr>
      <w:r w:rsidRPr="009065C8">
        <w:rPr>
          <w:b/>
          <w:bCs/>
          <w:lang w:val="en-GB"/>
        </w:rPr>
        <w:t>GAS AND LIQUID IN EQUILIBRIUM</w:t>
      </w:r>
    </w:p>
    <w:p w:rsidR="000413AC" w:rsidRPr="009065C8" w:rsidRDefault="003A552F" w:rsidP="00050770">
      <w:pPr>
        <w:spacing w:after="0" w:line="480" w:lineRule="auto"/>
        <w:jc w:val="both"/>
        <w:rPr>
          <w:rFonts w:ascii="Times New Roman" w:eastAsia="Times New Roman" w:hAnsi="Times New Roman" w:cs="Times New Roman"/>
          <w:bCs/>
          <w:sz w:val="24"/>
          <w:szCs w:val="24"/>
        </w:rPr>
      </w:pPr>
      <w:commentRangeStart w:id="1"/>
      <w:r w:rsidRPr="003A552F">
        <w:rPr>
          <w:rFonts w:ascii="Times New Roman" w:eastAsia="Times New Roman" w:hAnsi="Times New Roman" w:cs="Times New Roman"/>
          <w:bCs/>
          <w:color w:val="0000CC"/>
          <w:sz w:val="24"/>
          <w:szCs w:val="24"/>
          <w:lang w:val="en-GB"/>
        </w:rPr>
        <w:t xml:space="preserve">A phase diagram is a </w:t>
      </w:r>
      <w:commentRangeEnd w:id="1"/>
      <w:r>
        <w:rPr>
          <w:rStyle w:val="CommentReference"/>
        </w:rPr>
        <w:commentReference w:id="1"/>
      </w:r>
      <w:r w:rsidR="00E83080" w:rsidRPr="009065C8">
        <w:rPr>
          <w:rFonts w:ascii="Times New Roman" w:eastAsia="Times New Roman" w:hAnsi="Times New Roman" w:cs="Times New Roman"/>
          <w:bCs/>
          <w:sz w:val="24"/>
          <w:szCs w:val="24"/>
          <w:lang w:val="en-GB"/>
        </w:rPr>
        <w:t>Temperature-Pressure Diagram Illustrating Various Conditions</w:t>
      </w:r>
      <w:r w:rsidR="00050770" w:rsidRPr="009065C8">
        <w:rPr>
          <w:rFonts w:ascii="Times New Roman" w:eastAsia="Times New Roman" w:hAnsi="Times New Roman" w:cs="Times New Roman"/>
          <w:bCs/>
          <w:sz w:val="24"/>
          <w:szCs w:val="24"/>
          <w:lang w:val="en-GB"/>
        </w:rPr>
        <w:t xml:space="preserve"> </w:t>
      </w:r>
      <w:r w:rsidR="00E83080" w:rsidRPr="009065C8">
        <w:rPr>
          <w:rFonts w:ascii="Times New Roman" w:eastAsia="Times New Roman" w:hAnsi="Times New Roman" w:cs="Times New Roman"/>
          <w:bCs/>
          <w:sz w:val="24"/>
          <w:szCs w:val="24"/>
          <w:lang w:val="en-GB"/>
        </w:rPr>
        <w:t>(T-P) Under Which Different Phases of a System</w:t>
      </w:r>
      <w:r w:rsidR="00A001F0" w:rsidRPr="009065C8">
        <w:rPr>
          <w:rFonts w:ascii="Times New Roman" w:eastAsia="Times New Roman" w:hAnsi="Times New Roman" w:cs="Times New Roman"/>
          <w:bCs/>
          <w:sz w:val="24"/>
          <w:szCs w:val="24"/>
          <w:lang w:val="en-GB"/>
        </w:rPr>
        <w:t xml:space="preserve"> </w:t>
      </w:r>
      <w:r w:rsidR="00E83080" w:rsidRPr="009065C8">
        <w:rPr>
          <w:rFonts w:ascii="Times New Roman" w:eastAsia="Times New Roman" w:hAnsi="Times New Roman" w:cs="Times New Roman"/>
          <w:bCs/>
          <w:sz w:val="24"/>
          <w:szCs w:val="24"/>
          <w:lang w:val="en-GB"/>
        </w:rPr>
        <w:t>(Substance) Exist</w:t>
      </w:r>
      <w:r w:rsidR="009065C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E83080" w:rsidRPr="009065C8">
        <w:rPr>
          <w:rFonts w:ascii="Times New Roman" w:eastAsia="Times New Roman" w:hAnsi="Times New Roman" w:cs="Times New Roman"/>
          <w:bCs/>
          <w:sz w:val="24"/>
          <w:szCs w:val="24"/>
          <w:lang w:val="en-GB"/>
        </w:rPr>
        <w:t>Diagram that indicates whether substance exists as Solid, Liquid or Vapour at any Given Temperature and Pressure</w:t>
      </w:r>
      <w:r w:rsidR="009065C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proofErr w:type="gramStart"/>
      <w:r w:rsidR="00E83080" w:rsidRPr="009065C8">
        <w:rPr>
          <w:rFonts w:ascii="Times New Roman" w:eastAsia="Times New Roman" w:hAnsi="Times New Roman" w:cs="Times New Roman"/>
          <w:bCs/>
          <w:sz w:val="24"/>
          <w:szCs w:val="24"/>
        </w:rPr>
        <w:t>A Pictorial Representation of the Conditions of Temperature and Pressure for Each Phase of a Pure Substance.</w:t>
      </w:r>
      <w:proofErr w:type="gramEnd"/>
      <w:r w:rsidR="00E83080" w:rsidRPr="009065C8">
        <w:rPr>
          <w:rFonts w:ascii="Times New Roman" w:eastAsia="Times New Roman" w:hAnsi="Times New Roman" w:cs="Times New Roman"/>
          <w:bCs/>
          <w:sz w:val="24"/>
          <w:szCs w:val="24"/>
        </w:rPr>
        <w:t xml:space="preserve"> </w:t>
      </w:r>
    </w:p>
    <w:p w:rsidR="000413AC" w:rsidRDefault="00E83080" w:rsidP="00050770">
      <w:pPr>
        <w:spacing w:after="0" w:line="480" w:lineRule="auto"/>
        <w:jc w:val="both"/>
        <w:rPr>
          <w:rFonts w:ascii="Times New Roman" w:eastAsia="Times New Roman" w:hAnsi="Times New Roman" w:cs="Times New Roman"/>
          <w:bCs/>
          <w:sz w:val="24"/>
          <w:szCs w:val="24"/>
        </w:rPr>
      </w:pPr>
      <w:r w:rsidRPr="009065C8">
        <w:rPr>
          <w:rFonts w:ascii="Times New Roman" w:eastAsia="Times New Roman" w:hAnsi="Times New Roman" w:cs="Times New Roman"/>
          <w:bCs/>
          <w:sz w:val="24"/>
          <w:szCs w:val="24"/>
        </w:rPr>
        <w:lastRenderedPageBreak/>
        <w:t xml:space="preserve">The Phase Diagram Also Describes the Temperatures and Pressure Where the Phases Are in Equilibrium. </w:t>
      </w:r>
    </w:p>
    <w:p w:rsidR="009065C8" w:rsidRDefault="009065C8" w:rsidP="00050770">
      <w:pPr>
        <w:spacing w:after="0" w:line="480" w:lineRule="auto"/>
        <w:jc w:val="both"/>
        <w:rPr>
          <w:rFonts w:ascii="Times New Roman" w:eastAsia="Times New Roman" w:hAnsi="Times New Roman" w:cs="Times New Roman"/>
          <w:bCs/>
          <w:sz w:val="24"/>
          <w:szCs w:val="24"/>
        </w:rPr>
      </w:pPr>
    </w:p>
    <w:p w:rsidR="009065C8" w:rsidRDefault="00E761CD" w:rsidP="00050770">
      <w:pPr>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3036570" cy="2484120"/>
            <wp:effectExtent l="19050" t="0" r="0" b="0"/>
            <wp:docPr id="22" name="Picture 22" descr="C:\Users\Wolexzo07\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olexzo07\Desktop\1.png"/>
                    <pic:cNvPicPr>
                      <a:picLocks noChangeAspect="1" noChangeArrowheads="1"/>
                    </pic:cNvPicPr>
                  </pic:nvPicPr>
                  <pic:blipFill>
                    <a:blip r:embed="rId9"/>
                    <a:srcRect/>
                    <a:stretch>
                      <a:fillRect/>
                    </a:stretch>
                  </pic:blipFill>
                  <pic:spPr bwMode="auto">
                    <a:xfrm>
                      <a:off x="0" y="0"/>
                      <a:ext cx="3036570" cy="2484120"/>
                    </a:xfrm>
                    <a:prstGeom prst="rect">
                      <a:avLst/>
                    </a:prstGeom>
                    <a:noFill/>
                    <a:ln w="9525">
                      <a:noFill/>
                      <a:miter lim="800000"/>
                      <a:headEnd/>
                      <a:tailEnd/>
                    </a:ln>
                  </pic:spPr>
                </pic:pic>
              </a:graphicData>
            </a:graphic>
          </wp:inline>
        </w:drawing>
      </w:r>
    </w:p>
    <w:p w:rsidR="00E031F5" w:rsidRPr="00E031F5" w:rsidRDefault="006623D0" w:rsidP="00E031F5">
      <w:pPr>
        <w:spacing w:line="480" w:lineRule="auto"/>
        <w:jc w:val="both"/>
        <w:rPr>
          <w:b/>
          <w:bCs/>
        </w:rPr>
      </w:pPr>
      <w:r w:rsidRPr="00E031F5">
        <w:rPr>
          <w:rFonts w:ascii="Times New Roman" w:eastAsia="Times New Roman" w:hAnsi="Times New Roman" w:cs="Times New Roman"/>
          <w:b/>
          <w:bCs/>
          <w:sz w:val="24"/>
          <w:szCs w:val="24"/>
        </w:rPr>
        <w:t xml:space="preserve">Figure </w:t>
      </w:r>
      <w:r w:rsidR="00E031F5" w:rsidRPr="00E031F5">
        <w:rPr>
          <w:rFonts w:ascii="Times New Roman" w:eastAsia="Times New Roman" w:hAnsi="Times New Roman" w:cs="Times New Roman"/>
          <w:b/>
          <w:bCs/>
          <w:sz w:val="24"/>
          <w:szCs w:val="24"/>
        </w:rPr>
        <w:t>1.1:</w:t>
      </w:r>
      <w:r w:rsidRPr="00E031F5">
        <w:rPr>
          <w:rFonts w:ascii="Times New Roman" w:eastAsia="Times New Roman" w:hAnsi="Times New Roman" w:cs="Times New Roman"/>
          <w:b/>
          <w:bCs/>
          <w:sz w:val="24"/>
          <w:szCs w:val="24"/>
        </w:rPr>
        <w:t xml:space="preserve"> </w:t>
      </w:r>
      <w:r w:rsidR="00E031F5" w:rsidRPr="00E031F5">
        <w:rPr>
          <w:rFonts w:ascii="Times New Roman" w:eastAsia="Times New Roman" w:hAnsi="Times New Roman" w:cs="Times New Roman"/>
          <w:b/>
          <w:bCs/>
          <w:sz w:val="24"/>
          <w:szCs w:val="24"/>
          <w:lang w:val="en-GB"/>
        </w:rPr>
        <w:t>Pure Substance</w:t>
      </w:r>
      <w:r w:rsidR="00E031F5" w:rsidRPr="00E031F5">
        <w:rPr>
          <w:rFonts w:ascii="Times New Roman" w:hAnsi="Times New Roman" w:cs="Times New Roman"/>
          <w:b/>
          <w:bCs/>
          <w:sz w:val="24"/>
          <w:szCs w:val="24"/>
        </w:rPr>
        <w:t xml:space="preserve"> </w:t>
      </w:r>
      <w:r w:rsidR="00E031F5" w:rsidRPr="00E031F5">
        <w:rPr>
          <w:rFonts w:ascii="Times New Roman" w:eastAsia="Times New Roman" w:hAnsi="Times New Roman" w:cs="Times New Roman"/>
          <w:b/>
          <w:bCs/>
          <w:sz w:val="24"/>
          <w:szCs w:val="24"/>
          <w:lang w:val="en-GB"/>
        </w:rPr>
        <w:t>(water) Phase Diagram</w:t>
      </w:r>
    </w:p>
    <w:p w:rsidR="006623D0" w:rsidRPr="00E031F5" w:rsidRDefault="006623D0" w:rsidP="00050770">
      <w:pPr>
        <w:spacing w:after="0" w:line="480" w:lineRule="auto"/>
        <w:jc w:val="both"/>
        <w:rPr>
          <w:rFonts w:ascii="Times New Roman" w:eastAsia="Times New Roman" w:hAnsi="Times New Roman" w:cs="Times New Roman"/>
          <w:b/>
          <w:bCs/>
          <w:sz w:val="24"/>
          <w:szCs w:val="24"/>
        </w:rPr>
      </w:pPr>
    </w:p>
    <w:p w:rsidR="00E761CD" w:rsidRDefault="00E761CD" w:rsidP="00A267B5">
      <w:pPr>
        <w:spacing w:after="0" w:line="480" w:lineRule="auto"/>
        <w:jc w:val="both"/>
        <w:rPr>
          <w:rFonts w:ascii="Times New Roman" w:eastAsia="Times New Roman" w:hAnsi="Times New Roman" w:cs="Times New Roman"/>
          <w:b/>
          <w:bCs/>
          <w:sz w:val="24"/>
          <w:szCs w:val="24"/>
          <w:lang w:val="en-GB"/>
        </w:rPr>
      </w:pPr>
    </w:p>
    <w:p w:rsidR="00E761CD" w:rsidRDefault="00E761CD" w:rsidP="00A267B5">
      <w:pPr>
        <w:spacing w:after="0" w:line="480" w:lineRule="auto"/>
        <w:jc w:val="both"/>
        <w:rPr>
          <w:rFonts w:ascii="Times New Roman" w:eastAsia="Times New Roman" w:hAnsi="Times New Roman" w:cs="Times New Roman"/>
          <w:b/>
          <w:bCs/>
          <w:sz w:val="24"/>
          <w:szCs w:val="24"/>
          <w:lang w:val="en-GB"/>
        </w:rPr>
      </w:pPr>
    </w:p>
    <w:p w:rsidR="00E761CD" w:rsidRDefault="00E031F5" w:rsidP="00A267B5">
      <w:pPr>
        <w:spacing w:after="0" w:line="48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noProof/>
          <w:sz w:val="24"/>
          <w:szCs w:val="24"/>
        </w:rPr>
        <w:drawing>
          <wp:inline distT="0" distB="0" distL="0" distR="0">
            <wp:extent cx="3112339" cy="2270040"/>
            <wp:effectExtent l="19050" t="0" r="0" b="0"/>
            <wp:docPr id="23" name="Picture 23" descr="C:\Users\Wolexzo07\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olexzo07\Desktop\2.png"/>
                    <pic:cNvPicPr>
                      <a:picLocks noChangeAspect="1" noChangeArrowheads="1"/>
                    </pic:cNvPicPr>
                  </pic:nvPicPr>
                  <pic:blipFill>
                    <a:blip r:embed="rId10"/>
                    <a:srcRect b="6684"/>
                    <a:stretch>
                      <a:fillRect/>
                    </a:stretch>
                  </pic:blipFill>
                  <pic:spPr bwMode="auto">
                    <a:xfrm>
                      <a:off x="0" y="0"/>
                      <a:ext cx="3112339" cy="2270040"/>
                    </a:xfrm>
                    <a:prstGeom prst="rect">
                      <a:avLst/>
                    </a:prstGeom>
                    <a:noFill/>
                    <a:ln w="9525">
                      <a:noFill/>
                      <a:miter lim="800000"/>
                      <a:headEnd/>
                      <a:tailEnd/>
                    </a:ln>
                  </pic:spPr>
                </pic:pic>
              </a:graphicData>
            </a:graphic>
          </wp:inline>
        </w:drawing>
      </w:r>
    </w:p>
    <w:p w:rsidR="002635F3" w:rsidRPr="002635F3" w:rsidRDefault="006D14B1" w:rsidP="002635F3">
      <w:pPr>
        <w:spacing w:line="480" w:lineRule="auto"/>
        <w:jc w:val="both"/>
        <w:rPr>
          <w:b/>
          <w:bCs/>
        </w:rPr>
      </w:pPr>
      <w:r>
        <w:rPr>
          <w:rFonts w:ascii="Times New Roman" w:eastAsia="Times New Roman" w:hAnsi="Times New Roman" w:cs="Times New Roman"/>
          <w:b/>
          <w:bCs/>
          <w:sz w:val="24"/>
          <w:szCs w:val="24"/>
          <w:lang w:val="en-GB"/>
        </w:rPr>
        <w:t xml:space="preserve">Figure 1.2: </w:t>
      </w:r>
      <w:r w:rsidR="002635F3" w:rsidRPr="00C8523B">
        <w:rPr>
          <w:rFonts w:ascii="Times New Roman" w:eastAsia="Times New Roman" w:hAnsi="Times New Roman" w:cs="Times New Roman"/>
          <w:b/>
          <w:bCs/>
          <w:sz w:val="24"/>
          <w:szCs w:val="24"/>
          <w:lang w:val="en-GB"/>
        </w:rPr>
        <w:t>Multi-components Phase Diagram</w:t>
      </w:r>
    </w:p>
    <w:p w:rsidR="00E761CD" w:rsidRDefault="00E761CD" w:rsidP="00A267B5">
      <w:pPr>
        <w:spacing w:after="0" w:line="480" w:lineRule="auto"/>
        <w:jc w:val="both"/>
        <w:rPr>
          <w:rFonts w:ascii="Times New Roman" w:eastAsia="Times New Roman" w:hAnsi="Times New Roman" w:cs="Times New Roman"/>
          <w:b/>
          <w:bCs/>
          <w:sz w:val="24"/>
          <w:szCs w:val="24"/>
          <w:lang w:val="en-GB"/>
        </w:rPr>
      </w:pPr>
    </w:p>
    <w:p w:rsidR="00E761CD" w:rsidRDefault="00E761CD" w:rsidP="00A267B5">
      <w:pPr>
        <w:spacing w:after="0" w:line="480" w:lineRule="auto"/>
        <w:jc w:val="both"/>
        <w:rPr>
          <w:rFonts w:ascii="Times New Roman" w:eastAsia="Times New Roman" w:hAnsi="Times New Roman" w:cs="Times New Roman"/>
          <w:b/>
          <w:bCs/>
          <w:sz w:val="24"/>
          <w:szCs w:val="24"/>
          <w:lang w:val="en-GB"/>
        </w:rPr>
      </w:pPr>
    </w:p>
    <w:p w:rsidR="0098255D" w:rsidRDefault="0098255D" w:rsidP="00A267B5">
      <w:pPr>
        <w:spacing w:after="0" w:line="480" w:lineRule="auto"/>
        <w:jc w:val="both"/>
        <w:rPr>
          <w:rFonts w:ascii="Times New Roman" w:eastAsia="Times New Roman" w:hAnsi="Times New Roman" w:cs="Times New Roman"/>
          <w:b/>
          <w:bCs/>
          <w:sz w:val="24"/>
          <w:szCs w:val="24"/>
          <w:lang w:val="en-GB"/>
        </w:rPr>
      </w:pPr>
    </w:p>
    <w:p w:rsidR="000413AC" w:rsidRPr="00AC69AF" w:rsidRDefault="00A267B5" w:rsidP="00A267B5">
      <w:pPr>
        <w:spacing w:after="0" w:line="480" w:lineRule="auto"/>
        <w:jc w:val="both"/>
        <w:rPr>
          <w:rFonts w:ascii="Times New Roman" w:eastAsia="Times New Roman" w:hAnsi="Times New Roman" w:cs="Times New Roman"/>
          <w:bCs/>
          <w:sz w:val="24"/>
          <w:szCs w:val="24"/>
        </w:rPr>
      </w:pPr>
      <w:r w:rsidRPr="00AC69AF">
        <w:rPr>
          <w:rFonts w:ascii="Times New Roman" w:eastAsia="Times New Roman" w:hAnsi="Times New Roman" w:cs="Times New Roman"/>
          <w:b/>
          <w:bCs/>
          <w:sz w:val="24"/>
          <w:szCs w:val="24"/>
          <w:lang w:val="en-GB"/>
        </w:rPr>
        <w:t xml:space="preserve">PHASES IN EQUILIBRIUM </w:t>
      </w:r>
    </w:p>
    <w:p w:rsidR="000413AC" w:rsidRPr="00A267B5" w:rsidRDefault="00E83080" w:rsidP="00A267B5">
      <w:pPr>
        <w:pStyle w:val="ListParagraph"/>
        <w:numPr>
          <w:ilvl w:val="0"/>
          <w:numId w:val="24"/>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Region Between Bubble Point and Dew Point Lines</w:t>
      </w:r>
    </w:p>
    <w:p w:rsidR="000413AC" w:rsidRPr="00A267B5" w:rsidRDefault="00E83080" w:rsidP="00A267B5">
      <w:pPr>
        <w:pStyle w:val="ListParagraph"/>
        <w:numPr>
          <w:ilvl w:val="0"/>
          <w:numId w:val="24"/>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Region Where Gas and Liquid Phases in Equilibrium</w:t>
      </w:r>
    </w:p>
    <w:p w:rsidR="000413AC" w:rsidRPr="00A267B5" w:rsidRDefault="00E83080" w:rsidP="00A267B5">
      <w:pPr>
        <w:pStyle w:val="ListParagraph"/>
        <w:numPr>
          <w:ilvl w:val="0"/>
          <w:numId w:val="24"/>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Quantities and Compositions of Phases are Different for each Set of Pressure and Temperature</w:t>
      </w:r>
    </w:p>
    <w:p w:rsidR="000413AC" w:rsidRPr="00A267B5" w:rsidRDefault="00E83080" w:rsidP="00A267B5">
      <w:p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
          <w:bCs/>
          <w:sz w:val="24"/>
          <w:szCs w:val="24"/>
          <w:lang w:val="en-GB"/>
        </w:rPr>
        <w:t>Features of System in Equilibrium</w:t>
      </w:r>
    </w:p>
    <w:p w:rsidR="000413AC" w:rsidRPr="00A267B5" w:rsidRDefault="00E83080" w:rsidP="00A267B5">
      <w:pPr>
        <w:numPr>
          <w:ilvl w:val="1"/>
          <w:numId w:val="25"/>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System is at Rest</w:t>
      </w:r>
    </w:p>
    <w:p w:rsidR="000413AC" w:rsidRPr="00A267B5" w:rsidRDefault="00E83080" w:rsidP="00A267B5">
      <w:pPr>
        <w:numPr>
          <w:ilvl w:val="1"/>
          <w:numId w:val="25"/>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No Changes Taking Place</w:t>
      </w:r>
    </w:p>
    <w:p w:rsidR="000413AC" w:rsidRPr="00A267B5" w:rsidRDefault="00E83080" w:rsidP="00A267B5">
      <w:pPr>
        <w:numPr>
          <w:ilvl w:val="1"/>
          <w:numId w:val="25"/>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Inter-Molecular Forces of Repulsion and Attraction  are Equal</w:t>
      </w:r>
    </w:p>
    <w:p w:rsidR="000413AC" w:rsidRPr="00A267B5" w:rsidRDefault="00E83080" w:rsidP="00A267B5">
      <w:pPr>
        <w:numPr>
          <w:ilvl w:val="1"/>
          <w:numId w:val="25"/>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 xml:space="preserve">Exists Without Change in: </w:t>
      </w:r>
    </w:p>
    <w:p w:rsidR="000413AC" w:rsidRPr="00A267B5" w:rsidRDefault="00E83080" w:rsidP="00A267B5">
      <w:pPr>
        <w:numPr>
          <w:ilvl w:val="2"/>
          <w:numId w:val="26"/>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Pressure</w:t>
      </w:r>
    </w:p>
    <w:p w:rsidR="000413AC" w:rsidRPr="00A267B5" w:rsidRDefault="00E83080" w:rsidP="00A267B5">
      <w:pPr>
        <w:numPr>
          <w:ilvl w:val="2"/>
          <w:numId w:val="26"/>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Temperature</w:t>
      </w:r>
    </w:p>
    <w:p w:rsidR="000413AC" w:rsidRPr="00A267B5" w:rsidRDefault="00E83080" w:rsidP="00A267B5">
      <w:pPr>
        <w:numPr>
          <w:ilvl w:val="2"/>
          <w:numId w:val="26"/>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Molecular Attraction</w:t>
      </w:r>
    </w:p>
    <w:p w:rsidR="000413AC" w:rsidRPr="00E83080" w:rsidRDefault="00E83080" w:rsidP="00A267B5">
      <w:pPr>
        <w:numPr>
          <w:ilvl w:val="2"/>
          <w:numId w:val="26"/>
        </w:numPr>
        <w:spacing w:after="0" w:line="480" w:lineRule="auto"/>
        <w:jc w:val="both"/>
        <w:rPr>
          <w:rFonts w:ascii="Times New Roman" w:eastAsia="Times New Roman" w:hAnsi="Times New Roman" w:cs="Times New Roman"/>
          <w:bCs/>
          <w:sz w:val="24"/>
          <w:szCs w:val="24"/>
        </w:rPr>
      </w:pPr>
      <w:r w:rsidRPr="00A267B5">
        <w:rPr>
          <w:rFonts w:ascii="Times New Roman" w:eastAsia="Times New Roman" w:hAnsi="Times New Roman" w:cs="Times New Roman"/>
          <w:bCs/>
          <w:sz w:val="24"/>
          <w:szCs w:val="24"/>
          <w:lang w:val="en-GB"/>
        </w:rPr>
        <w:t>Molecular Repulsion</w:t>
      </w:r>
    </w:p>
    <w:p w:rsidR="00E83080" w:rsidRDefault="00E83080" w:rsidP="00E83080">
      <w:pPr>
        <w:spacing w:after="0" w:line="480" w:lineRule="auto"/>
        <w:jc w:val="both"/>
        <w:rPr>
          <w:rFonts w:ascii="Times New Roman" w:eastAsia="Times New Roman" w:hAnsi="Times New Roman" w:cs="Times New Roman"/>
          <w:bCs/>
          <w:sz w:val="24"/>
          <w:szCs w:val="24"/>
          <w:lang w:val="en-GB"/>
        </w:rPr>
      </w:pPr>
    </w:p>
    <w:p w:rsidR="00B14D77" w:rsidRPr="009D2550" w:rsidRDefault="00890757" w:rsidP="009D2550">
      <w:p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
          <w:bCs/>
          <w:sz w:val="24"/>
          <w:szCs w:val="24"/>
          <w:lang w:val="en-GB"/>
        </w:rPr>
        <w:t xml:space="preserve">Equilibrium Calculation </w:t>
      </w:r>
    </w:p>
    <w:p w:rsidR="00B14D77" w:rsidRPr="009D2550" w:rsidRDefault="00890757" w:rsidP="009D2550">
      <w:pPr>
        <w:numPr>
          <w:ilvl w:val="1"/>
          <w:numId w:val="28"/>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t>Calculations Used to Determine Quantities and Components of Gas and Liquid of Mixture in Equilibrium</w:t>
      </w:r>
    </w:p>
    <w:p w:rsidR="00B14D77" w:rsidRPr="009D2550" w:rsidRDefault="00890757" w:rsidP="009D2550">
      <w:pPr>
        <w:numPr>
          <w:ilvl w:val="1"/>
          <w:numId w:val="28"/>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t>Uses of Equilibrium Calculation</w:t>
      </w:r>
    </w:p>
    <w:p w:rsidR="00B14D77" w:rsidRPr="009D2550" w:rsidRDefault="00890757" w:rsidP="009D2550">
      <w:pPr>
        <w:numPr>
          <w:ilvl w:val="2"/>
          <w:numId w:val="30"/>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t>Prediction of Behaviour and Composition of Reservoir Fluid</w:t>
      </w:r>
    </w:p>
    <w:p w:rsidR="00B14D77" w:rsidRPr="009D2550" w:rsidRDefault="00890757" w:rsidP="009D2550">
      <w:pPr>
        <w:numPr>
          <w:ilvl w:val="2"/>
          <w:numId w:val="30"/>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lastRenderedPageBreak/>
        <w:t>Determination of Optimum Conditions for Processing Reservoir Fluid</w:t>
      </w:r>
    </w:p>
    <w:p w:rsidR="00B14D77" w:rsidRPr="009D2550" w:rsidRDefault="00890757" w:rsidP="009D2550">
      <w:pPr>
        <w:pStyle w:val="ListParagraph"/>
        <w:numPr>
          <w:ilvl w:val="1"/>
          <w:numId w:val="28"/>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t>Equilibrium Calculation Methods</w:t>
      </w:r>
    </w:p>
    <w:p w:rsidR="00B14D77" w:rsidRPr="009D2550" w:rsidRDefault="00890757" w:rsidP="009D2550">
      <w:pPr>
        <w:numPr>
          <w:ilvl w:val="2"/>
          <w:numId w:val="32"/>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t>Bubble Point Method</w:t>
      </w:r>
    </w:p>
    <w:p w:rsidR="00B14D77" w:rsidRPr="009D2550" w:rsidRDefault="00890757" w:rsidP="009D2550">
      <w:pPr>
        <w:numPr>
          <w:ilvl w:val="2"/>
          <w:numId w:val="32"/>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t>Dew Point Method</w:t>
      </w:r>
    </w:p>
    <w:p w:rsidR="00B14D77" w:rsidRPr="009D2550" w:rsidRDefault="00890757" w:rsidP="009D2550">
      <w:pPr>
        <w:numPr>
          <w:ilvl w:val="2"/>
          <w:numId w:val="32"/>
        </w:numPr>
        <w:spacing w:after="0" w:line="480" w:lineRule="auto"/>
        <w:jc w:val="both"/>
        <w:rPr>
          <w:rFonts w:ascii="Times New Roman" w:eastAsia="Times New Roman" w:hAnsi="Times New Roman" w:cs="Times New Roman"/>
          <w:bCs/>
          <w:sz w:val="24"/>
          <w:szCs w:val="24"/>
        </w:rPr>
      </w:pPr>
      <w:r w:rsidRPr="009D2550">
        <w:rPr>
          <w:rFonts w:ascii="Times New Roman" w:eastAsia="Times New Roman" w:hAnsi="Times New Roman" w:cs="Times New Roman"/>
          <w:bCs/>
          <w:sz w:val="24"/>
          <w:szCs w:val="24"/>
          <w:lang w:val="en-GB"/>
        </w:rPr>
        <w:t>Within Equilibrium Region Method</w:t>
      </w:r>
    </w:p>
    <w:p w:rsidR="0031481F" w:rsidRPr="006036E6" w:rsidRDefault="0031481F" w:rsidP="006036E6">
      <w:pPr>
        <w:spacing w:after="0" w:line="480" w:lineRule="auto"/>
        <w:jc w:val="both"/>
        <w:rPr>
          <w:rFonts w:ascii="Times New Roman" w:eastAsia="Times New Roman" w:hAnsi="Times New Roman" w:cs="Times New Roman"/>
          <w:sz w:val="24"/>
          <w:szCs w:val="24"/>
        </w:rPr>
      </w:pPr>
    </w:p>
    <w:p w:rsidR="0031481F" w:rsidRPr="0071223B" w:rsidRDefault="0071223B" w:rsidP="009C29CD">
      <w:pPr>
        <w:pStyle w:val="ListParagraph"/>
        <w:numPr>
          <w:ilvl w:val="1"/>
          <w:numId w:val="2"/>
        </w:numPr>
        <w:jc w:val="both"/>
        <w:rPr>
          <w:rFonts w:ascii="Times New Roman" w:hAnsi="Times New Roman" w:cs="Times New Roman"/>
          <w:b/>
          <w:sz w:val="24"/>
        </w:rPr>
      </w:pPr>
      <w:r w:rsidRPr="0071223B">
        <w:rPr>
          <w:rFonts w:ascii="Times New Roman" w:hAnsi="Times New Roman" w:cs="Times New Roman"/>
          <w:b/>
          <w:sz w:val="24"/>
        </w:rPr>
        <w:t>SCOPE OF STUDY</w:t>
      </w:r>
    </w:p>
    <w:p w:rsidR="0071223B" w:rsidRPr="00001272" w:rsidRDefault="004F4DAD" w:rsidP="009C29CD">
      <w:pPr>
        <w:spacing w:line="360" w:lineRule="auto"/>
        <w:jc w:val="both"/>
        <w:rPr>
          <w:rFonts w:ascii="Times New Roman" w:hAnsi="Times New Roman" w:cs="Times New Roman"/>
          <w:sz w:val="24"/>
        </w:rPr>
      </w:pPr>
      <w:r>
        <w:rPr>
          <w:rFonts w:ascii="Times New Roman" w:hAnsi="Times New Roman" w:cs="Times New Roman"/>
          <w:sz w:val="24"/>
        </w:rPr>
        <w:t>The scope of this project covers the</w:t>
      </w:r>
      <w:r w:rsidR="003A552F">
        <w:rPr>
          <w:rFonts w:ascii="Times New Roman" w:hAnsi="Times New Roman" w:cs="Times New Roman"/>
          <w:sz w:val="24"/>
        </w:rPr>
        <w:t xml:space="preserve"> </w:t>
      </w:r>
      <w:commentRangeStart w:id="2"/>
      <w:r w:rsidR="003A552F" w:rsidRPr="003A552F">
        <w:rPr>
          <w:rFonts w:ascii="Times New Roman" w:hAnsi="Times New Roman" w:cs="Times New Roman"/>
          <w:b/>
          <w:color w:val="0000CC"/>
          <w:sz w:val="24"/>
        </w:rPr>
        <w:t>design, development and</w:t>
      </w:r>
      <w:r w:rsidRPr="003A552F">
        <w:rPr>
          <w:rFonts w:ascii="Times New Roman" w:hAnsi="Times New Roman" w:cs="Times New Roman"/>
          <w:b/>
          <w:color w:val="0000CC"/>
          <w:sz w:val="24"/>
        </w:rPr>
        <w:t xml:space="preserve"> application of </w:t>
      </w:r>
      <w:r w:rsidR="003A552F" w:rsidRPr="003A552F">
        <w:rPr>
          <w:rFonts w:ascii="Times New Roman" w:hAnsi="Times New Roman" w:cs="Times New Roman"/>
          <w:b/>
          <w:color w:val="0000CC"/>
          <w:sz w:val="24"/>
        </w:rPr>
        <w:t xml:space="preserve">a new software (give it name of your choice) to carry out </w:t>
      </w:r>
      <w:commentRangeEnd w:id="2"/>
      <w:r w:rsidR="003A552F">
        <w:rPr>
          <w:rStyle w:val="CommentReference"/>
        </w:rPr>
        <w:commentReference w:id="2"/>
      </w:r>
      <w:r>
        <w:rPr>
          <w:rFonts w:ascii="Times New Roman" w:hAnsi="Times New Roman" w:cs="Times New Roman"/>
          <w:sz w:val="24"/>
        </w:rPr>
        <w:t>separator equilibrium calculations to determine</w:t>
      </w:r>
      <w:r w:rsidR="008542A8">
        <w:rPr>
          <w:rFonts w:ascii="Times New Roman" w:hAnsi="Times New Roman" w:cs="Times New Roman"/>
          <w:sz w:val="24"/>
        </w:rPr>
        <w:t xml:space="preserve"> </w:t>
      </w:r>
      <w:r w:rsidRPr="008542A8">
        <w:rPr>
          <w:rFonts w:ascii="Times New Roman" w:hAnsi="Times New Roman" w:cs="Times New Roman"/>
          <w:sz w:val="24"/>
        </w:rPr>
        <w:t>composition of reservoir fluid</w:t>
      </w:r>
      <w:r w:rsidRPr="004B1AA2">
        <w:rPr>
          <w:rFonts w:ascii="Times New Roman" w:hAnsi="Times New Roman" w:cs="Times New Roman"/>
          <w:color w:val="FF0000"/>
          <w:sz w:val="24"/>
        </w:rPr>
        <w:t xml:space="preserve"> </w:t>
      </w:r>
      <w:r>
        <w:rPr>
          <w:rFonts w:ascii="Times New Roman" w:hAnsi="Times New Roman" w:cs="Times New Roman"/>
          <w:sz w:val="24"/>
        </w:rPr>
        <w:t>and to determine the optimum condition for the processing of the reservoir fluid at the separator</w:t>
      </w:r>
      <w:r w:rsidR="00001272">
        <w:rPr>
          <w:rFonts w:ascii="Times New Roman" w:hAnsi="Times New Roman" w:cs="Times New Roman"/>
          <w:sz w:val="24"/>
        </w:rPr>
        <w:t xml:space="preserve"> </w:t>
      </w:r>
      <w:r w:rsidR="004B1AA2" w:rsidRPr="00001272">
        <w:rPr>
          <w:rFonts w:ascii="Times New Roman" w:hAnsi="Times New Roman" w:cs="Times New Roman"/>
          <w:sz w:val="24"/>
        </w:rPr>
        <w:t>for maximum liquid recovery from the hydrocarbon system</w:t>
      </w:r>
      <w:r w:rsidRPr="00001272">
        <w:rPr>
          <w:rFonts w:ascii="Times New Roman" w:hAnsi="Times New Roman" w:cs="Times New Roman"/>
          <w:sz w:val="24"/>
        </w:rPr>
        <w:t xml:space="preserve">. </w:t>
      </w:r>
    </w:p>
    <w:p w:rsidR="004F4DAD" w:rsidRPr="004F4DAD" w:rsidRDefault="004F4DAD" w:rsidP="009C29CD">
      <w:pPr>
        <w:jc w:val="both"/>
        <w:rPr>
          <w:rFonts w:ascii="Times New Roman" w:hAnsi="Times New Roman" w:cs="Times New Roman"/>
          <w:sz w:val="24"/>
        </w:rPr>
      </w:pPr>
    </w:p>
    <w:p w:rsidR="0071223B" w:rsidRPr="0071223B" w:rsidRDefault="0071223B" w:rsidP="009C29CD">
      <w:pPr>
        <w:pStyle w:val="ListParagraph"/>
        <w:numPr>
          <w:ilvl w:val="1"/>
          <w:numId w:val="2"/>
        </w:numPr>
        <w:jc w:val="both"/>
        <w:rPr>
          <w:rFonts w:ascii="Times New Roman" w:hAnsi="Times New Roman" w:cs="Times New Roman"/>
          <w:b/>
          <w:sz w:val="24"/>
        </w:rPr>
      </w:pPr>
      <w:r w:rsidRPr="0071223B">
        <w:rPr>
          <w:rFonts w:ascii="Times New Roman" w:hAnsi="Times New Roman" w:cs="Times New Roman"/>
          <w:b/>
          <w:sz w:val="24"/>
        </w:rPr>
        <w:t>LIMITATIONS OF STUDY</w:t>
      </w:r>
    </w:p>
    <w:p w:rsidR="0071223B" w:rsidRPr="00E64A49" w:rsidRDefault="00E64A49" w:rsidP="009C29CD">
      <w:pPr>
        <w:jc w:val="both"/>
        <w:rPr>
          <w:rFonts w:ascii="Times New Roman" w:hAnsi="Times New Roman" w:cs="Times New Roman"/>
          <w:sz w:val="24"/>
        </w:rPr>
      </w:pPr>
      <w:r>
        <w:rPr>
          <w:rFonts w:ascii="Times New Roman" w:hAnsi="Times New Roman" w:cs="Times New Roman"/>
          <w:sz w:val="24"/>
        </w:rPr>
        <w:t>This study is limited to</w:t>
      </w:r>
      <w:r w:rsidR="00D22B43">
        <w:rPr>
          <w:rFonts w:ascii="Times New Roman" w:hAnsi="Times New Roman" w:cs="Times New Roman"/>
          <w:sz w:val="24"/>
        </w:rPr>
        <w:t xml:space="preserve"> the application of thermodynamic equilibrium to </w:t>
      </w:r>
      <w:r>
        <w:rPr>
          <w:rFonts w:ascii="Times New Roman" w:hAnsi="Times New Roman" w:cs="Times New Roman"/>
          <w:sz w:val="24"/>
        </w:rPr>
        <w:t>reservoir fluid</w:t>
      </w:r>
      <w:r w:rsidR="00D22B43">
        <w:rPr>
          <w:rFonts w:ascii="Times New Roman" w:hAnsi="Times New Roman" w:cs="Times New Roman"/>
          <w:sz w:val="24"/>
        </w:rPr>
        <w:t xml:space="preserve"> in order to predict the behavior and composition of the fluid at the separator.</w:t>
      </w:r>
    </w:p>
    <w:p w:rsidR="00BB5BD6" w:rsidRPr="002B72F1" w:rsidRDefault="0071223B" w:rsidP="009C29CD">
      <w:pPr>
        <w:pStyle w:val="ListParagraph"/>
        <w:numPr>
          <w:ilvl w:val="1"/>
          <w:numId w:val="2"/>
        </w:numPr>
        <w:jc w:val="both"/>
        <w:rPr>
          <w:rFonts w:ascii="Times New Roman" w:hAnsi="Times New Roman" w:cs="Times New Roman"/>
          <w:b/>
          <w:sz w:val="24"/>
        </w:rPr>
      </w:pPr>
      <w:r w:rsidRPr="0071223B">
        <w:rPr>
          <w:rFonts w:ascii="Times New Roman" w:hAnsi="Times New Roman" w:cs="Times New Roman"/>
          <w:b/>
          <w:sz w:val="24"/>
        </w:rPr>
        <w:t>OBJECTIVES OF STUDY</w:t>
      </w:r>
    </w:p>
    <w:p w:rsidR="00BB5BD6" w:rsidRPr="004F4DAD" w:rsidRDefault="00BB5BD6" w:rsidP="009C29CD">
      <w:pPr>
        <w:spacing w:line="360" w:lineRule="auto"/>
        <w:jc w:val="both"/>
        <w:rPr>
          <w:rFonts w:ascii="Times New Roman" w:hAnsi="Times New Roman" w:cs="Times New Roman"/>
          <w:sz w:val="24"/>
          <w:szCs w:val="24"/>
        </w:rPr>
      </w:pPr>
      <w:r w:rsidRPr="004F4DAD">
        <w:rPr>
          <w:rFonts w:ascii="Times New Roman" w:hAnsi="Times New Roman" w:cs="Times New Roman"/>
          <w:sz w:val="24"/>
          <w:szCs w:val="24"/>
        </w:rPr>
        <w:t>The aim and objectives of this project are;</w:t>
      </w:r>
    </w:p>
    <w:p w:rsidR="003A552F" w:rsidRPr="003A552F" w:rsidRDefault="003A552F" w:rsidP="009C29CD">
      <w:pPr>
        <w:pStyle w:val="ListParagraph"/>
        <w:numPr>
          <w:ilvl w:val="0"/>
          <w:numId w:val="3"/>
        </w:numPr>
        <w:spacing w:line="360" w:lineRule="auto"/>
        <w:jc w:val="both"/>
        <w:rPr>
          <w:rFonts w:ascii="Times New Roman" w:hAnsi="Times New Roman" w:cs="Times New Roman"/>
          <w:sz w:val="24"/>
          <w:szCs w:val="24"/>
        </w:rPr>
      </w:pPr>
      <w:commentRangeStart w:id="3"/>
      <w:r>
        <w:rPr>
          <w:rFonts w:ascii="Times New Roman" w:hAnsi="Times New Roman" w:cs="Times New Roman"/>
          <w:sz w:val="24"/>
          <w:szCs w:val="24"/>
        </w:rPr>
        <w:t>To design a New Software(XYZ)</w:t>
      </w:r>
      <w:r w:rsidR="00975CD4" w:rsidRPr="00975CD4">
        <w:rPr>
          <w:rFonts w:ascii="Times New Roman" w:hAnsi="Times New Roman" w:cs="Times New Roman"/>
          <w:color w:val="000000"/>
          <w:sz w:val="24"/>
          <w:szCs w:val="24"/>
        </w:rPr>
        <w:t xml:space="preserve"> </w:t>
      </w:r>
      <w:r w:rsidR="00975CD4">
        <w:rPr>
          <w:rFonts w:ascii="Times New Roman" w:hAnsi="Times New Roman" w:cs="Times New Roman"/>
          <w:color w:val="000000"/>
          <w:sz w:val="24"/>
          <w:szCs w:val="24"/>
        </w:rPr>
        <w:t>to handle phase equilibrium calculations</w:t>
      </w:r>
    </w:p>
    <w:p w:rsidR="00BB5BD6" w:rsidRPr="004F4DAD" w:rsidRDefault="00975CD4" w:rsidP="009C29C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Apply XYZ t</w:t>
      </w:r>
      <w:r w:rsidR="007815C3" w:rsidRPr="004F4DAD">
        <w:rPr>
          <w:rFonts w:ascii="Times New Roman" w:hAnsi="Times New Roman" w:cs="Times New Roman"/>
          <w:color w:val="000000"/>
          <w:sz w:val="24"/>
          <w:szCs w:val="24"/>
        </w:rPr>
        <w:t>o separate the Light Group (C</w:t>
      </w:r>
      <w:r w:rsidR="007815C3" w:rsidRPr="004F4DAD">
        <w:rPr>
          <w:rFonts w:ascii="Times New Roman" w:hAnsi="Times New Roman" w:cs="Times New Roman"/>
          <w:color w:val="000000"/>
          <w:sz w:val="24"/>
          <w:szCs w:val="24"/>
          <w:vertAlign w:val="subscript"/>
        </w:rPr>
        <w:t>1</w:t>
      </w:r>
      <w:r w:rsidR="007815C3" w:rsidRPr="004F4DAD">
        <w:rPr>
          <w:rFonts w:ascii="Times New Roman" w:hAnsi="Times New Roman" w:cs="Times New Roman"/>
          <w:color w:val="000000"/>
          <w:sz w:val="24"/>
          <w:szCs w:val="24"/>
        </w:rPr>
        <w:t xml:space="preserve"> and </w:t>
      </w:r>
      <w:r w:rsidR="00DA7881" w:rsidRPr="004F4DAD">
        <w:rPr>
          <w:rFonts w:ascii="Times New Roman" w:hAnsi="Times New Roman" w:cs="Times New Roman"/>
          <w:color w:val="000000"/>
          <w:sz w:val="24"/>
          <w:szCs w:val="24"/>
        </w:rPr>
        <w:t>C</w:t>
      </w:r>
      <w:r w:rsidR="00DA7881" w:rsidRPr="004F4DAD">
        <w:rPr>
          <w:rFonts w:ascii="Times New Roman" w:hAnsi="Times New Roman" w:cs="Times New Roman"/>
          <w:color w:val="000000"/>
          <w:sz w:val="24"/>
          <w:szCs w:val="24"/>
          <w:vertAlign w:val="subscript"/>
        </w:rPr>
        <w:t>2</w:t>
      </w:r>
      <w:r w:rsidR="00DA7881" w:rsidRPr="004F4DAD">
        <w:rPr>
          <w:rFonts w:ascii="Times New Roman" w:hAnsi="Times New Roman" w:cs="Times New Roman"/>
          <w:color w:val="000000"/>
          <w:sz w:val="24"/>
          <w:szCs w:val="24"/>
        </w:rPr>
        <w:t>)</w:t>
      </w:r>
      <w:r w:rsidR="007815C3" w:rsidRPr="004F4DAD">
        <w:rPr>
          <w:rFonts w:ascii="Times New Roman" w:hAnsi="Times New Roman" w:cs="Times New Roman"/>
          <w:color w:val="000000"/>
          <w:sz w:val="24"/>
          <w:szCs w:val="24"/>
        </w:rPr>
        <w:t xml:space="preserve"> from oil.</w:t>
      </w:r>
    </w:p>
    <w:p w:rsidR="007815C3" w:rsidRPr="004F4DAD" w:rsidRDefault="00975CD4" w:rsidP="009C29C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Apply XYZ to</w:t>
      </w:r>
      <w:r w:rsidR="007815C3" w:rsidRPr="004F4DAD">
        <w:rPr>
          <w:rFonts w:ascii="Times New Roman" w:hAnsi="Times New Roman" w:cs="Times New Roman"/>
          <w:color w:val="000000"/>
          <w:sz w:val="24"/>
          <w:szCs w:val="24"/>
        </w:rPr>
        <w:t xml:space="preserve"> maximize the recovery of heavy components of the intermediate group in crude oil.</w:t>
      </w:r>
      <w:commentRangeEnd w:id="3"/>
      <w:r w:rsidR="00616A84">
        <w:rPr>
          <w:rStyle w:val="CommentReference"/>
        </w:rPr>
        <w:commentReference w:id="3"/>
      </w:r>
    </w:p>
    <w:p w:rsidR="0071223B" w:rsidRDefault="0071223B" w:rsidP="009C29CD">
      <w:pPr>
        <w:pStyle w:val="ListParagraph"/>
        <w:jc w:val="both"/>
        <w:rPr>
          <w:rFonts w:ascii="Times New Roman" w:hAnsi="Times New Roman" w:cs="Times New Roman"/>
          <w:b/>
          <w:sz w:val="24"/>
        </w:rPr>
      </w:pPr>
    </w:p>
    <w:p w:rsidR="004B1AA2" w:rsidRDefault="004B1AA2" w:rsidP="009C29CD">
      <w:pPr>
        <w:pStyle w:val="ListParagraph"/>
        <w:jc w:val="both"/>
        <w:rPr>
          <w:rFonts w:ascii="Times New Roman" w:hAnsi="Times New Roman" w:cs="Times New Roman"/>
          <w:b/>
          <w:sz w:val="24"/>
        </w:rPr>
      </w:pPr>
    </w:p>
    <w:p w:rsidR="004B1AA2" w:rsidRPr="0071223B" w:rsidRDefault="004B1AA2" w:rsidP="009C29CD">
      <w:pPr>
        <w:pStyle w:val="ListParagraph"/>
        <w:jc w:val="both"/>
        <w:rPr>
          <w:rFonts w:ascii="Times New Roman" w:hAnsi="Times New Roman" w:cs="Times New Roman"/>
          <w:b/>
          <w:sz w:val="24"/>
        </w:rPr>
      </w:pPr>
    </w:p>
    <w:p w:rsidR="0071223B" w:rsidRPr="00BB5BD6" w:rsidRDefault="00BB5BD6" w:rsidP="009C29CD">
      <w:pPr>
        <w:pStyle w:val="ListParagraph"/>
        <w:numPr>
          <w:ilvl w:val="1"/>
          <w:numId w:val="2"/>
        </w:numPr>
        <w:jc w:val="both"/>
        <w:rPr>
          <w:rFonts w:ascii="Times New Roman" w:hAnsi="Times New Roman" w:cs="Times New Roman"/>
          <w:b/>
          <w:sz w:val="24"/>
        </w:rPr>
      </w:pPr>
      <w:r w:rsidRPr="00BB5BD6">
        <w:rPr>
          <w:rFonts w:ascii="Times New Roman" w:hAnsi="Times New Roman" w:cs="Times New Roman"/>
          <w:b/>
          <w:sz w:val="24"/>
        </w:rPr>
        <w:t>SIGNIFICANCE OF STUDY</w:t>
      </w:r>
    </w:p>
    <w:p w:rsidR="00BB5BD6" w:rsidRPr="00ED1C6A" w:rsidRDefault="00ED1C6A" w:rsidP="009C29CD">
      <w:pPr>
        <w:spacing w:line="360" w:lineRule="auto"/>
        <w:jc w:val="both"/>
        <w:rPr>
          <w:rFonts w:ascii="Times New Roman" w:hAnsi="Times New Roman" w:cs="Times New Roman"/>
          <w:sz w:val="24"/>
        </w:rPr>
      </w:pPr>
      <w:r>
        <w:rPr>
          <w:rFonts w:ascii="Times New Roman" w:hAnsi="Times New Roman" w:cs="Times New Roman"/>
          <w:sz w:val="24"/>
        </w:rPr>
        <w:t>The</w:t>
      </w:r>
      <w:r w:rsidRPr="00ED1C6A">
        <w:rPr>
          <w:rFonts w:ascii="Times New Roman" w:hAnsi="Times New Roman" w:cs="Times New Roman"/>
          <w:sz w:val="24"/>
        </w:rPr>
        <w:t xml:space="preserve"> significance of study is </w:t>
      </w:r>
      <w:r>
        <w:rPr>
          <w:rFonts w:ascii="Times New Roman" w:hAnsi="Times New Roman" w:cs="Times New Roman"/>
          <w:sz w:val="24"/>
        </w:rPr>
        <w:t>to develop software that can be used to handle p</w:t>
      </w:r>
      <w:r w:rsidR="00173AD4">
        <w:rPr>
          <w:rFonts w:ascii="Times New Roman" w:hAnsi="Times New Roman" w:cs="Times New Roman"/>
          <w:sz w:val="24"/>
        </w:rPr>
        <w:t xml:space="preserve">hase equilibrium calculations in order to determine </w:t>
      </w:r>
      <w:commentRangeStart w:id="4"/>
      <w:r w:rsidR="00173AD4">
        <w:rPr>
          <w:rFonts w:ascii="Times New Roman" w:hAnsi="Times New Roman" w:cs="Times New Roman"/>
          <w:sz w:val="24"/>
        </w:rPr>
        <w:t>hydrocarbon fluid com</w:t>
      </w:r>
      <w:r w:rsidR="00540B86">
        <w:rPr>
          <w:rFonts w:ascii="Times New Roman" w:hAnsi="Times New Roman" w:cs="Times New Roman"/>
          <w:sz w:val="24"/>
        </w:rPr>
        <w:t>position</w:t>
      </w:r>
      <w:r w:rsidR="00A22715">
        <w:rPr>
          <w:rFonts w:ascii="Times New Roman" w:hAnsi="Times New Roman" w:cs="Times New Roman"/>
          <w:sz w:val="24"/>
        </w:rPr>
        <w:t xml:space="preserve"> at the </w:t>
      </w:r>
      <w:r w:rsidR="00EE0F07">
        <w:rPr>
          <w:rFonts w:ascii="Times New Roman" w:hAnsi="Times New Roman" w:cs="Times New Roman"/>
          <w:sz w:val="24"/>
        </w:rPr>
        <w:t>separator,</w:t>
      </w:r>
      <w:r w:rsidR="00DA2321">
        <w:rPr>
          <w:rFonts w:ascii="Times New Roman" w:hAnsi="Times New Roman" w:cs="Times New Roman"/>
          <w:sz w:val="24"/>
        </w:rPr>
        <w:t xml:space="preserve"> </w:t>
      </w:r>
      <w:r w:rsidR="00430618">
        <w:rPr>
          <w:rFonts w:ascii="Times New Roman" w:hAnsi="Times New Roman" w:cs="Times New Roman"/>
          <w:sz w:val="24"/>
        </w:rPr>
        <w:t xml:space="preserve">stock tank </w:t>
      </w:r>
      <w:r w:rsidR="00430618">
        <w:rPr>
          <w:rFonts w:ascii="Times New Roman" w:hAnsi="Times New Roman" w:cs="Times New Roman"/>
          <w:sz w:val="24"/>
        </w:rPr>
        <w:lastRenderedPageBreak/>
        <w:t>Gas-Liquid</w:t>
      </w:r>
      <w:r w:rsidR="008D4DA9">
        <w:rPr>
          <w:rFonts w:ascii="Times New Roman" w:hAnsi="Times New Roman" w:cs="Times New Roman"/>
          <w:sz w:val="24"/>
        </w:rPr>
        <w:t xml:space="preserve"> </w:t>
      </w:r>
      <w:r w:rsidR="00EE0F07">
        <w:rPr>
          <w:rFonts w:ascii="Times New Roman" w:hAnsi="Times New Roman" w:cs="Times New Roman"/>
          <w:sz w:val="24"/>
        </w:rPr>
        <w:t>equilibrium,</w:t>
      </w:r>
      <w:r w:rsidR="009F21FD">
        <w:rPr>
          <w:rFonts w:ascii="Times New Roman" w:hAnsi="Times New Roman" w:cs="Times New Roman"/>
          <w:sz w:val="24"/>
        </w:rPr>
        <w:t xml:space="preserve"> stock tank liquid </w:t>
      </w:r>
      <w:r w:rsidR="00442BFF">
        <w:rPr>
          <w:rFonts w:ascii="Times New Roman" w:hAnsi="Times New Roman" w:cs="Times New Roman"/>
          <w:sz w:val="24"/>
        </w:rPr>
        <w:t>density,</w:t>
      </w:r>
      <w:r w:rsidR="00EE0F07">
        <w:rPr>
          <w:rFonts w:ascii="Times New Roman" w:hAnsi="Times New Roman" w:cs="Times New Roman"/>
          <w:sz w:val="24"/>
        </w:rPr>
        <w:t xml:space="preserve"> Gas-Oil ratio</w:t>
      </w:r>
      <w:r w:rsidR="00E36121">
        <w:rPr>
          <w:rFonts w:ascii="Times New Roman" w:hAnsi="Times New Roman" w:cs="Times New Roman"/>
          <w:sz w:val="24"/>
        </w:rPr>
        <w:t xml:space="preserve">, </w:t>
      </w:r>
      <w:r w:rsidR="00442BFF">
        <w:rPr>
          <w:rFonts w:ascii="Times New Roman" w:hAnsi="Times New Roman" w:cs="Times New Roman"/>
          <w:sz w:val="24"/>
        </w:rPr>
        <w:t>and reservoir</w:t>
      </w:r>
      <w:r w:rsidR="00E36121">
        <w:rPr>
          <w:rFonts w:ascii="Times New Roman" w:hAnsi="Times New Roman" w:cs="Times New Roman"/>
          <w:sz w:val="24"/>
        </w:rPr>
        <w:t xml:space="preserve"> liquid density and Formation volume factor</w:t>
      </w:r>
      <w:r w:rsidR="004B1AA2">
        <w:rPr>
          <w:rFonts w:ascii="Times New Roman" w:hAnsi="Times New Roman" w:cs="Times New Roman"/>
          <w:sz w:val="24"/>
        </w:rPr>
        <w:t xml:space="preserve"> for a given reservoir fluid composition</w:t>
      </w:r>
      <w:r w:rsidR="00442BFF">
        <w:rPr>
          <w:rFonts w:ascii="Times New Roman" w:hAnsi="Times New Roman" w:cs="Times New Roman"/>
          <w:sz w:val="24"/>
        </w:rPr>
        <w:t>.</w:t>
      </w:r>
      <w:commentRangeEnd w:id="4"/>
      <w:r w:rsidR="00975CD4">
        <w:rPr>
          <w:rStyle w:val="CommentReference"/>
        </w:rPr>
        <w:commentReference w:id="4"/>
      </w:r>
    </w:p>
    <w:p w:rsidR="00BB5BD6" w:rsidRPr="00BB5BD6" w:rsidRDefault="00BB5BD6" w:rsidP="009C29CD">
      <w:pPr>
        <w:pStyle w:val="ListParagraph"/>
        <w:numPr>
          <w:ilvl w:val="1"/>
          <w:numId w:val="2"/>
        </w:numPr>
        <w:jc w:val="both"/>
        <w:rPr>
          <w:rFonts w:ascii="Times New Roman" w:hAnsi="Times New Roman" w:cs="Times New Roman"/>
          <w:b/>
          <w:sz w:val="24"/>
        </w:rPr>
      </w:pPr>
      <w:r w:rsidRPr="00BB5BD6">
        <w:rPr>
          <w:rFonts w:ascii="Times New Roman" w:hAnsi="Times New Roman" w:cs="Times New Roman"/>
          <w:b/>
          <w:sz w:val="24"/>
        </w:rPr>
        <w:t>ORGANIZATION OF PROJECT</w:t>
      </w:r>
    </w:p>
    <w:p w:rsidR="00980CA1" w:rsidRPr="00980CA1" w:rsidRDefault="00980CA1" w:rsidP="009C29CD">
      <w:pPr>
        <w:spacing w:line="480" w:lineRule="auto"/>
        <w:jc w:val="both"/>
        <w:rPr>
          <w:rFonts w:ascii="Times New Roman" w:hAnsi="Times New Roman" w:cs="Times New Roman"/>
          <w:sz w:val="24"/>
          <w:szCs w:val="24"/>
        </w:rPr>
      </w:pPr>
      <w:r w:rsidRPr="00980CA1">
        <w:rPr>
          <w:rFonts w:ascii="Times New Roman" w:hAnsi="Times New Roman" w:cs="Times New Roman"/>
          <w:sz w:val="24"/>
          <w:szCs w:val="24"/>
        </w:rPr>
        <w:t>The study is divided into five chapters. The outline and organization of this project are as follows:</w:t>
      </w:r>
    </w:p>
    <w:p w:rsidR="00980CA1" w:rsidRPr="00392E4F" w:rsidRDefault="00980CA1" w:rsidP="009C29CD">
      <w:pPr>
        <w:pStyle w:val="Default"/>
        <w:numPr>
          <w:ilvl w:val="0"/>
          <w:numId w:val="5"/>
        </w:numPr>
        <w:spacing w:line="480" w:lineRule="auto"/>
        <w:jc w:val="both"/>
      </w:pPr>
      <w:r w:rsidRPr="00392E4F">
        <w:t>Chapter one presents an</w:t>
      </w:r>
      <w:r w:rsidR="00A33D03">
        <w:t xml:space="preserve"> </w:t>
      </w:r>
      <w:r>
        <w:t>overview of the research study</w:t>
      </w:r>
      <w:r w:rsidR="00C02B53">
        <w:t xml:space="preserve">, </w:t>
      </w:r>
      <w:r w:rsidRPr="00392E4F">
        <w:t xml:space="preserve">the goals and objectives are presented. </w:t>
      </w:r>
    </w:p>
    <w:p w:rsidR="00980CA1" w:rsidRPr="00392E4F" w:rsidRDefault="00980CA1" w:rsidP="009C29CD">
      <w:pPr>
        <w:pStyle w:val="Default"/>
        <w:numPr>
          <w:ilvl w:val="0"/>
          <w:numId w:val="5"/>
        </w:numPr>
        <w:spacing w:line="480" w:lineRule="auto"/>
        <w:jc w:val="both"/>
      </w:pPr>
      <w:r w:rsidRPr="00392E4F">
        <w:t xml:space="preserve">Chapter two presents a literature review. This part will include the concepts of </w:t>
      </w:r>
      <w:r>
        <w:t>phase equilibrium, and its limitations</w:t>
      </w:r>
      <w:r w:rsidRPr="00392E4F">
        <w:t xml:space="preserve">.  </w:t>
      </w:r>
    </w:p>
    <w:p w:rsidR="00980CA1" w:rsidRPr="00392E4F" w:rsidRDefault="00980CA1" w:rsidP="009C29CD">
      <w:pPr>
        <w:pStyle w:val="Default"/>
        <w:numPr>
          <w:ilvl w:val="0"/>
          <w:numId w:val="5"/>
        </w:numPr>
        <w:spacing w:line="480" w:lineRule="auto"/>
        <w:jc w:val="both"/>
      </w:pPr>
      <w:r w:rsidRPr="00392E4F">
        <w:t>Chapter t</w:t>
      </w:r>
      <w:r>
        <w:t>hree is methodology</w:t>
      </w:r>
      <w:r w:rsidRPr="00392E4F">
        <w:t>.</w:t>
      </w:r>
    </w:p>
    <w:p w:rsidR="00980CA1" w:rsidRPr="00392E4F" w:rsidRDefault="00980CA1" w:rsidP="009C29CD">
      <w:pPr>
        <w:pStyle w:val="Default"/>
        <w:numPr>
          <w:ilvl w:val="0"/>
          <w:numId w:val="5"/>
        </w:numPr>
        <w:spacing w:line="480" w:lineRule="auto"/>
        <w:jc w:val="both"/>
      </w:pPr>
      <w:r w:rsidRPr="00392E4F">
        <w:t>Chapter four presents the result of the methodology of the res</w:t>
      </w:r>
      <w:r w:rsidR="00C0463E">
        <w:t>earch as illustrated in chapter</w:t>
      </w:r>
      <w:r w:rsidR="00007170">
        <w:t xml:space="preserve"> three</w:t>
      </w:r>
      <w:r w:rsidR="00C0463E">
        <w:t>.</w:t>
      </w:r>
    </w:p>
    <w:p w:rsidR="00980CA1" w:rsidRDefault="00980CA1" w:rsidP="009C29CD">
      <w:pPr>
        <w:pStyle w:val="Default"/>
        <w:numPr>
          <w:ilvl w:val="0"/>
          <w:numId w:val="5"/>
        </w:numPr>
        <w:spacing w:line="480" w:lineRule="auto"/>
        <w:jc w:val="both"/>
      </w:pPr>
      <w:r w:rsidRPr="00392E4F">
        <w:t>Chapter five is conclusions and recommendations</w:t>
      </w:r>
      <w:r>
        <w:t>.</w:t>
      </w:r>
    </w:p>
    <w:p w:rsidR="00A16FE0" w:rsidRDefault="00A16FE0" w:rsidP="009C29CD">
      <w:pPr>
        <w:pStyle w:val="Default"/>
        <w:spacing w:line="480" w:lineRule="auto"/>
        <w:jc w:val="both"/>
      </w:pPr>
    </w:p>
    <w:p w:rsidR="00A16FE0" w:rsidRDefault="00A16FE0" w:rsidP="009C29CD">
      <w:pPr>
        <w:pStyle w:val="Default"/>
        <w:spacing w:line="480" w:lineRule="auto"/>
        <w:jc w:val="both"/>
      </w:pPr>
    </w:p>
    <w:p w:rsidR="00A16FE0" w:rsidRDefault="00A16FE0" w:rsidP="009C29CD">
      <w:pPr>
        <w:pStyle w:val="Default"/>
        <w:spacing w:line="480" w:lineRule="auto"/>
        <w:jc w:val="both"/>
      </w:pPr>
    </w:p>
    <w:p w:rsidR="00A16FE0" w:rsidRDefault="00A16FE0" w:rsidP="009C29CD">
      <w:pPr>
        <w:pStyle w:val="Default"/>
        <w:spacing w:line="480" w:lineRule="auto"/>
        <w:jc w:val="both"/>
      </w:pPr>
    </w:p>
    <w:p w:rsidR="00A16FE0" w:rsidRDefault="00A16FE0" w:rsidP="009C29CD">
      <w:pPr>
        <w:pStyle w:val="Default"/>
        <w:spacing w:line="480" w:lineRule="auto"/>
        <w:jc w:val="both"/>
      </w:pPr>
    </w:p>
    <w:p w:rsidR="00B50AC7" w:rsidRDefault="00B50AC7" w:rsidP="009C29CD">
      <w:pPr>
        <w:jc w:val="both"/>
        <w:rPr>
          <w:rFonts w:ascii="Times New Roman" w:hAnsi="Times New Roman" w:cs="Times New Roman"/>
          <w:color w:val="000000"/>
          <w:sz w:val="24"/>
          <w:szCs w:val="24"/>
        </w:rPr>
      </w:pPr>
    </w:p>
    <w:p w:rsidR="00B50AC7" w:rsidRDefault="00B50AC7" w:rsidP="009C29CD">
      <w:pPr>
        <w:jc w:val="both"/>
        <w:rPr>
          <w:rFonts w:ascii="Times New Roman" w:hAnsi="Times New Roman" w:cs="Times New Roman"/>
          <w:color w:val="000000"/>
          <w:sz w:val="24"/>
          <w:szCs w:val="24"/>
        </w:rPr>
      </w:pPr>
    </w:p>
    <w:p w:rsidR="00DF4183" w:rsidRDefault="00DF4183" w:rsidP="009C29CD">
      <w:pPr>
        <w:jc w:val="both"/>
        <w:rPr>
          <w:rFonts w:ascii="Times New Roman" w:hAnsi="Times New Roman" w:cs="Times New Roman"/>
          <w:sz w:val="30"/>
        </w:rPr>
      </w:pPr>
    </w:p>
    <w:p w:rsidR="00DF4183" w:rsidRDefault="00DF4183" w:rsidP="009C29CD">
      <w:pPr>
        <w:jc w:val="both"/>
        <w:rPr>
          <w:rFonts w:ascii="Times New Roman" w:hAnsi="Times New Roman" w:cs="Times New Roman"/>
          <w:sz w:val="30"/>
        </w:rPr>
      </w:pPr>
    </w:p>
    <w:p w:rsidR="00DF4183" w:rsidRDefault="00DF4183" w:rsidP="009C29CD">
      <w:pPr>
        <w:jc w:val="both"/>
        <w:rPr>
          <w:rFonts w:ascii="Times New Roman" w:hAnsi="Times New Roman" w:cs="Times New Roman"/>
          <w:sz w:val="30"/>
        </w:rPr>
      </w:pPr>
    </w:p>
    <w:p w:rsidR="00DF4183" w:rsidRDefault="00DF4183" w:rsidP="009C29CD">
      <w:pPr>
        <w:jc w:val="both"/>
        <w:rPr>
          <w:rFonts w:ascii="Times New Roman" w:hAnsi="Times New Roman" w:cs="Times New Roman"/>
          <w:sz w:val="30"/>
        </w:rPr>
      </w:pPr>
    </w:p>
    <w:p w:rsidR="00DF4183" w:rsidRDefault="00DF4183" w:rsidP="009C29CD">
      <w:pPr>
        <w:jc w:val="both"/>
        <w:rPr>
          <w:rFonts w:ascii="Times New Roman" w:hAnsi="Times New Roman" w:cs="Times New Roman"/>
          <w:sz w:val="30"/>
        </w:rPr>
      </w:pPr>
    </w:p>
    <w:p w:rsidR="00DF4183" w:rsidRDefault="00DF4183" w:rsidP="009C29CD">
      <w:pPr>
        <w:jc w:val="both"/>
        <w:rPr>
          <w:rFonts w:ascii="Times New Roman" w:hAnsi="Times New Roman" w:cs="Times New Roman"/>
          <w:sz w:val="30"/>
        </w:rPr>
      </w:pPr>
    </w:p>
    <w:p w:rsidR="00DF4183" w:rsidRDefault="00DF4183" w:rsidP="009C29CD">
      <w:pPr>
        <w:jc w:val="both"/>
        <w:rPr>
          <w:rFonts w:ascii="Times New Roman" w:hAnsi="Times New Roman" w:cs="Times New Roman"/>
          <w:sz w:val="30"/>
        </w:rPr>
      </w:pPr>
    </w:p>
    <w:p w:rsidR="00DF4183" w:rsidRDefault="00DF4183" w:rsidP="009C29CD">
      <w:pPr>
        <w:jc w:val="both"/>
        <w:rPr>
          <w:rFonts w:ascii="Times New Roman" w:hAnsi="Times New Roman" w:cs="Times New Roman"/>
          <w:sz w:val="30"/>
        </w:rPr>
      </w:pPr>
    </w:p>
    <w:p w:rsidR="00D40D68" w:rsidRPr="003D0282" w:rsidRDefault="00A16FE0" w:rsidP="003D0282">
      <w:pPr>
        <w:jc w:val="center"/>
        <w:rPr>
          <w:rFonts w:ascii="Times New Roman" w:hAnsi="Times New Roman" w:cs="Times New Roman"/>
          <w:b/>
          <w:sz w:val="32"/>
        </w:rPr>
      </w:pPr>
      <w:r w:rsidRPr="003D0282">
        <w:rPr>
          <w:rFonts w:ascii="Times New Roman" w:hAnsi="Times New Roman" w:cs="Times New Roman"/>
          <w:b/>
          <w:sz w:val="32"/>
        </w:rPr>
        <w:t>CHAPTER TWO</w:t>
      </w:r>
    </w:p>
    <w:p w:rsidR="00A16FE0" w:rsidRPr="004C4496" w:rsidRDefault="00A16FE0" w:rsidP="009C29CD">
      <w:pPr>
        <w:jc w:val="both"/>
        <w:rPr>
          <w:rFonts w:ascii="Times New Roman" w:hAnsi="Times New Roman" w:cs="Times New Roman"/>
          <w:b/>
          <w:sz w:val="26"/>
        </w:rPr>
      </w:pPr>
      <w:r w:rsidRPr="004C4496">
        <w:rPr>
          <w:rFonts w:ascii="Times New Roman" w:hAnsi="Times New Roman" w:cs="Times New Roman"/>
          <w:b/>
          <w:sz w:val="26"/>
        </w:rPr>
        <w:t>2.1 LITERATURE REVIEW</w:t>
      </w:r>
    </w:p>
    <w:p w:rsidR="002B1441" w:rsidRDefault="00A16FE0" w:rsidP="009C29CD">
      <w:pPr>
        <w:pStyle w:val="PlainText"/>
        <w:spacing w:line="360" w:lineRule="auto"/>
        <w:jc w:val="both"/>
        <w:rPr>
          <w:rFonts w:ascii="Times New Roman" w:hAnsi="Times New Roman"/>
          <w:sz w:val="24"/>
          <w:vertAlign w:val="baseline"/>
          <w:lang w:val="en-GB"/>
        </w:rPr>
      </w:pPr>
      <w:r w:rsidRPr="00E00D57">
        <w:rPr>
          <w:rFonts w:ascii="Times New Roman" w:hAnsi="Times New Roman"/>
          <w:sz w:val="24"/>
          <w:vertAlign w:val="baseline"/>
          <w:lang w:val="en-GB"/>
        </w:rPr>
        <w:t xml:space="preserve">The understanding of the behaviour of any hydrocarbon system stems from the behaviour of the individual molecules making up that system. On the other hand, the behaviour of the hydrocarbon system to be studied will be as a result of the responses or behaviour put forth by the system on application of and/or due to changes in Temperature and Pressure.  In consideration of the above, we shall start with the investigation of the behaviour of the hydrocarbon molecule. </w:t>
      </w:r>
    </w:p>
    <w:p w:rsidR="00A16FE0" w:rsidRPr="00E00D57" w:rsidRDefault="00A16FE0" w:rsidP="009C29CD">
      <w:pPr>
        <w:pStyle w:val="PlainText"/>
        <w:spacing w:line="360" w:lineRule="auto"/>
        <w:jc w:val="both"/>
        <w:rPr>
          <w:rFonts w:ascii="Times New Roman" w:hAnsi="Times New Roman"/>
          <w:sz w:val="24"/>
          <w:vertAlign w:val="baseline"/>
          <w:lang w:val="en-GB"/>
        </w:rPr>
      </w:pPr>
      <w:r w:rsidRPr="00E00D57">
        <w:rPr>
          <w:rFonts w:ascii="Times New Roman" w:hAnsi="Times New Roman"/>
          <w:sz w:val="24"/>
          <w:vertAlign w:val="baseline"/>
          <w:lang w:val="en-GB"/>
        </w:rPr>
        <w:t>Three basic factors that are very crucial to the behaviour of molecules are:</w:t>
      </w:r>
    </w:p>
    <w:p w:rsidR="00A16FE0" w:rsidRPr="00E00D57" w:rsidRDefault="00A16FE0" w:rsidP="009C29CD">
      <w:pPr>
        <w:pStyle w:val="PlainText"/>
        <w:spacing w:line="360" w:lineRule="auto"/>
        <w:ind w:left="720"/>
        <w:jc w:val="both"/>
        <w:rPr>
          <w:rFonts w:ascii="Times New Roman" w:hAnsi="Times New Roman"/>
          <w:sz w:val="24"/>
          <w:vertAlign w:val="baseline"/>
          <w:lang w:val="en-GB"/>
        </w:rPr>
      </w:pPr>
    </w:p>
    <w:p w:rsidR="00A16FE0" w:rsidRPr="00E00D57" w:rsidRDefault="00A16FE0" w:rsidP="009C29CD">
      <w:pPr>
        <w:pStyle w:val="PlainText"/>
        <w:numPr>
          <w:ilvl w:val="0"/>
          <w:numId w:val="7"/>
        </w:numPr>
        <w:spacing w:line="360" w:lineRule="auto"/>
        <w:jc w:val="both"/>
        <w:rPr>
          <w:rFonts w:ascii="Times New Roman" w:hAnsi="Times New Roman"/>
          <w:sz w:val="24"/>
          <w:vertAlign w:val="baseline"/>
          <w:lang w:val="en-GB"/>
        </w:rPr>
      </w:pPr>
      <w:r w:rsidRPr="00E00D57">
        <w:rPr>
          <w:rFonts w:ascii="Times New Roman" w:hAnsi="Times New Roman"/>
          <w:b/>
          <w:sz w:val="24"/>
          <w:vertAlign w:val="baseline"/>
          <w:lang w:val="en-GB"/>
        </w:rPr>
        <w:t>Temperature of the System</w:t>
      </w:r>
      <w:r w:rsidRPr="00E00D57">
        <w:rPr>
          <w:rFonts w:ascii="Times New Roman" w:hAnsi="Times New Roman"/>
          <w:sz w:val="24"/>
          <w:vertAlign w:val="baseline"/>
          <w:lang w:val="en-GB"/>
        </w:rPr>
        <w:t>:</w:t>
      </w:r>
    </w:p>
    <w:p w:rsidR="00A16FE0" w:rsidRPr="00E00D57" w:rsidRDefault="00A16FE0" w:rsidP="009C29CD">
      <w:pPr>
        <w:pStyle w:val="PlainText"/>
        <w:spacing w:line="360" w:lineRule="auto"/>
        <w:ind w:left="720"/>
        <w:jc w:val="both"/>
        <w:rPr>
          <w:rFonts w:ascii="Times New Roman" w:hAnsi="Times New Roman"/>
          <w:sz w:val="24"/>
          <w:vertAlign w:val="baseline"/>
          <w:lang w:val="en-GB"/>
        </w:rPr>
      </w:pPr>
      <w:r w:rsidRPr="00E00D57">
        <w:rPr>
          <w:rFonts w:ascii="Times New Roman" w:hAnsi="Times New Roman"/>
          <w:sz w:val="24"/>
          <w:vertAlign w:val="baseline"/>
          <w:lang w:val="en-GB"/>
        </w:rPr>
        <w:t>This is the reflection of the kinetic energy of the molecules in the system.  It is simply a physical measure of the kinetic energy of the molecules of the material.  If heat is added to a system, the kinetic energy is increased and this results in increase in molecular motion which results in tendency for the molecules to move apart.  The temperature is increased in the process.</w:t>
      </w:r>
    </w:p>
    <w:p w:rsidR="00A16FE0" w:rsidRPr="00E00D57" w:rsidRDefault="00A16FE0" w:rsidP="009C29CD">
      <w:pPr>
        <w:pStyle w:val="PlainText"/>
        <w:spacing w:line="360" w:lineRule="auto"/>
        <w:ind w:left="1440"/>
        <w:jc w:val="both"/>
        <w:rPr>
          <w:rFonts w:ascii="Times New Roman" w:hAnsi="Times New Roman"/>
          <w:sz w:val="24"/>
          <w:vertAlign w:val="baseline"/>
          <w:lang w:val="en-GB"/>
        </w:rPr>
      </w:pPr>
    </w:p>
    <w:p w:rsidR="00A16FE0" w:rsidRPr="00E00D57" w:rsidRDefault="00A16FE0" w:rsidP="009C29CD">
      <w:pPr>
        <w:pStyle w:val="PlainText"/>
        <w:numPr>
          <w:ilvl w:val="0"/>
          <w:numId w:val="7"/>
        </w:numPr>
        <w:spacing w:line="360" w:lineRule="auto"/>
        <w:jc w:val="both"/>
        <w:rPr>
          <w:rFonts w:ascii="Times New Roman" w:hAnsi="Times New Roman"/>
          <w:b/>
          <w:sz w:val="24"/>
          <w:vertAlign w:val="baseline"/>
          <w:lang w:val="en-GB"/>
        </w:rPr>
      </w:pPr>
      <w:r w:rsidRPr="00E00D57">
        <w:rPr>
          <w:rFonts w:ascii="Times New Roman" w:hAnsi="Times New Roman"/>
          <w:b/>
          <w:sz w:val="24"/>
          <w:vertAlign w:val="baseline"/>
          <w:lang w:val="en-GB"/>
        </w:rPr>
        <w:t>Pressure of the System:</w:t>
      </w:r>
    </w:p>
    <w:p w:rsidR="00A16FE0" w:rsidRDefault="00A16FE0" w:rsidP="009C29CD">
      <w:pPr>
        <w:pStyle w:val="PlainText"/>
        <w:spacing w:line="360" w:lineRule="auto"/>
        <w:ind w:left="720"/>
        <w:jc w:val="both"/>
        <w:rPr>
          <w:rFonts w:ascii="Times New Roman" w:hAnsi="Times New Roman"/>
          <w:b/>
          <w:i/>
          <w:color w:val="FF0000"/>
          <w:sz w:val="24"/>
          <w:vertAlign w:val="baseline"/>
          <w:lang w:val="en-GB"/>
        </w:rPr>
      </w:pPr>
      <w:r w:rsidRPr="00E00D57">
        <w:rPr>
          <w:rFonts w:ascii="Times New Roman" w:hAnsi="Times New Roman"/>
          <w:sz w:val="24"/>
          <w:vertAlign w:val="baseline"/>
          <w:lang w:val="en-GB"/>
        </w:rPr>
        <w:t>This is the reflection of the number of the molecules present in the system</w:t>
      </w:r>
      <w:r w:rsidR="00223623">
        <w:rPr>
          <w:rFonts w:ascii="Times New Roman" w:hAnsi="Times New Roman"/>
          <w:sz w:val="24"/>
          <w:vertAlign w:val="baseline"/>
          <w:lang w:val="en-GB"/>
        </w:rPr>
        <w:t xml:space="preserve"> </w:t>
      </w:r>
      <w:r w:rsidR="005B5E5F" w:rsidRPr="00223623">
        <w:rPr>
          <w:rFonts w:ascii="Times New Roman" w:hAnsi="Times New Roman"/>
          <w:sz w:val="24"/>
          <w:vertAlign w:val="baseline"/>
          <w:lang w:val="en-GB"/>
        </w:rPr>
        <w:t>per given space frame</w:t>
      </w:r>
      <w:r w:rsidRPr="00E00D57">
        <w:rPr>
          <w:rFonts w:ascii="Times New Roman" w:hAnsi="Times New Roman"/>
          <w:sz w:val="24"/>
          <w:vertAlign w:val="baseline"/>
          <w:lang w:val="en-GB"/>
        </w:rPr>
        <w:t xml:space="preserve"> and their motion.  It is in effect the number of times these molecules strike the walls of the container of the system.  This is more explicit in a gas system.  As the molecules are forced closer and together, the pressure increases.</w:t>
      </w:r>
      <w:r w:rsidR="009C736C">
        <w:rPr>
          <w:rFonts w:ascii="Times New Roman" w:hAnsi="Times New Roman"/>
          <w:sz w:val="24"/>
          <w:vertAlign w:val="baseline"/>
          <w:lang w:val="en-GB"/>
        </w:rPr>
        <w:t xml:space="preserve"> </w:t>
      </w:r>
    </w:p>
    <w:p w:rsidR="001A4D09" w:rsidRDefault="001A4D09" w:rsidP="001A4D09">
      <w:pPr>
        <w:ind w:left="720"/>
      </w:pPr>
      <w:r>
        <w:rPr>
          <w:rStyle w:val="mwe-math-mathml-inline"/>
          <w:vanish/>
        </w:rPr>
        <w:t xml:space="preserve">Δ p = p i , x − p f , x = p i , x − ( − p i , x ) = 2 p i , x = 2 m v x , {\displaystyle \Delta p=p_{i,x}-p_{f,x}=p_{i,x}-(-p_{i,x})=2p_{i,x}=2mv_{x},} </w:t>
      </w:r>
      <w:r w:rsidR="00A21A88">
        <w:rPr>
          <w:noProof/>
        </w:rPr>
        <mc:AlternateContent>
          <mc:Choice Requires="wps">
            <w:drawing>
              <wp:inline distT="0" distB="0" distL="0" distR="0">
                <wp:extent cx="301625" cy="301625"/>
                <wp:effectExtent l="0" t="0" r="0" b="0"/>
                <wp:docPr id="8" name="AutoShape 1" descr="{\displaystyle \Delta p=p_{i,x}-p_{f,x}=p_{i,x}-(-p_{i,x})=2p_{i,x}=2mv_{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isplaystyle \Delta p=p_{i,x}-p_{f,x}=p_{i,x}-(-p_{i,x})=2p_{i,x}=2mv_{x},}"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" filled="f" stroked="f">
                <o:lock v:ext="edit" aspectratio="t"/>
                <w10:anchorlock/>
              </v:rect>
            </w:pict>
          </mc:Fallback>
        </mc:AlternateContent>
      </w:r>
      <w:r w:rsidR="008B54D0">
        <w:rPr>
          <w:noProof/>
        </w:rPr>
        <w:drawing>
          <wp:inline distT="0" distB="0" distL="0" distR="0">
            <wp:extent cx="3242311" cy="284672"/>
            <wp:effectExtent l="19050" t="0" r="0" b="0"/>
            <wp:docPr id="30" name="Picture 30" descr="C:\Users\Wolexzo07\Desktop\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olexzo07\Desktop\tim.png"/>
                    <pic:cNvPicPr>
                      <a:picLocks noChangeAspect="1" noChangeArrowheads="1"/>
                    </pic:cNvPicPr>
                  </pic:nvPicPr>
                  <pic:blipFill>
                    <a:blip r:embed="rId11" cstate="print"/>
                    <a:srcRect/>
                    <a:stretch>
                      <a:fillRect/>
                    </a:stretch>
                  </pic:blipFill>
                  <pic:spPr bwMode="auto">
                    <a:xfrm>
                      <a:off x="0" y="0"/>
                      <a:ext cx="3268981" cy="287014"/>
                    </a:xfrm>
                    <a:prstGeom prst="rect">
                      <a:avLst/>
                    </a:prstGeom>
                    <a:noFill/>
                    <a:ln w="9525">
                      <a:noFill/>
                      <a:miter lim="800000"/>
                      <a:headEnd/>
                      <a:tailEnd/>
                    </a:ln>
                  </pic:spPr>
                </pic:pic>
              </a:graphicData>
            </a:graphic>
          </wp:inline>
        </w:drawing>
      </w:r>
    </w:p>
    <w:p w:rsidR="001A4D09" w:rsidRDefault="008B54D0" w:rsidP="005540B2">
      <w:pPr>
        <w:pStyle w:val="NormalWeb"/>
        <w:spacing w:line="360" w:lineRule="auto"/>
        <w:ind w:left="525"/>
      </w:pPr>
      <w:r>
        <w:lastRenderedPageBreak/>
        <w:t>Where</w:t>
      </w:r>
      <w:r w:rsidR="001A4D09">
        <w:t xml:space="preserve"> </w:t>
      </w:r>
      <w:r w:rsidR="001A4D09">
        <w:rPr>
          <w:i/>
          <w:iCs/>
        </w:rPr>
        <w:t>p</w:t>
      </w:r>
      <w:r w:rsidR="001A4D09">
        <w:t xml:space="preserve"> is the momentum, </w:t>
      </w:r>
      <w:proofErr w:type="spellStart"/>
      <w:r w:rsidR="001A4D09">
        <w:rPr>
          <w:i/>
          <w:iCs/>
        </w:rPr>
        <w:t>i</w:t>
      </w:r>
      <w:proofErr w:type="spellEnd"/>
      <w:r w:rsidR="001A4D09">
        <w:t xml:space="preserve"> and </w:t>
      </w:r>
      <w:r w:rsidR="001A4D09">
        <w:rPr>
          <w:i/>
          <w:iCs/>
        </w:rPr>
        <w:t>f</w:t>
      </w:r>
      <w:r w:rsidR="001A4D09">
        <w:t xml:space="preserve"> indicate initial and final </w:t>
      </w:r>
      <w:proofErr w:type="gramStart"/>
      <w:r w:rsidR="001A4D09">
        <w:t>momen</w:t>
      </w:r>
      <w:r w:rsidR="009B4B54">
        <w:t xml:space="preserve">tum </w:t>
      </w:r>
      <w:r w:rsidR="001A4D09">
        <w:t>,</w:t>
      </w:r>
      <w:proofErr w:type="gramEnd"/>
      <w:r w:rsidR="001A4D09">
        <w:t xml:space="preserve"> </w:t>
      </w:r>
      <w:r w:rsidR="001A4D09">
        <w:rPr>
          <w:i/>
          <w:iCs/>
        </w:rPr>
        <w:t>x</w:t>
      </w:r>
      <w:r w:rsidR="001A4D09">
        <w:t xml:space="preserve"> indicates that </w:t>
      </w:r>
      <w:r w:rsidR="005540B2">
        <w:t xml:space="preserve">       </w:t>
      </w:r>
      <w:r w:rsidR="001A4D09">
        <w:t xml:space="preserve">only the </w:t>
      </w:r>
      <w:r w:rsidR="001A4D09">
        <w:rPr>
          <w:i/>
          <w:iCs/>
        </w:rPr>
        <w:t>x</w:t>
      </w:r>
      <w:r w:rsidR="001A4D09">
        <w:t xml:space="preserve"> direction is being considered, and </w:t>
      </w:r>
      <w:r w:rsidR="001A4D09">
        <w:rPr>
          <w:i/>
          <w:iCs/>
        </w:rPr>
        <w:t>v</w:t>
      </w:r>
      <w:r w:rsidR="001A4D09">
        <w:t xml:space="preserve"> is the speed of the part</w:t>
      </w:r>
      <w:r>
        <w:t xml:space="preserve">icle </w:t>
      </w:r>
      <w:r w:rsidR="001A4D09">
        <w:t>.</w:t>
      </w:r>
    </w:p>
    <w:p w:rsidR="001A4D09" w:rsidRPr="001A4D09" w:rsidRDefault="001A4D09" w:rsidP="009C29CD">
      <w:pPr>
        <w:pStyle w:val="PlainText"/>
        <w:spacing w:line="360" w:lineRule="auto"/>
        <w:ind w:left="720"/>
        <w:jc w:val="both"/>
        <w:rPr>
          <w:rFonts w:ascii="Times New Roman" w:hAnsi="Times New Roman"/>
          <w:sz w:val="24"/>
          <w:vertAlign w:val="baseline"/>
          <w:lang w:val="en-GB"/>
        </w:rPr>
      </w:pPr>
    </w:p>
    <w:p w:rsidR="00A16FE0" w:rsidRPr="00E00D57" w:rsidRDefault="00A16FE0" w:rsidP="009C29CD">
      <w:pPr>
        <w:pStyle w:val="PlainText"/>
        <w:spacing w:line="360" w:lineRule="auto"/>
        <w:ind w:left="1440"/>
        <w:jc w:val="both"/>
        <w:rPr>
          <w:rFonts w:ascii="Times New Roman" w:hAnsi="Times New Roman"/>
          <w:sz w:val="24"/>
          <w:vertAlign w:val="baseline"/>
          <w:lang w:val="en-GB"/>
        </w:rPr>
      </w:pPr>
    </w:p>
    <w:p w:rsidR="00A16FE0" w:rsidRPr="00E00D57" w:rsidRDefault="00A16FE0" w:rsidP="009C29CD">
      <w:pPr>
        <w:pStyle w:val="PlainText"/>
        <w:numPr>
          <w:ilvl w:val="0"/>
          <w:numId w:val="7"/>
        </w:numPr>
        <w:spacing w:line="360" w:lineRule="auto"/>
        <w:jc w:val="both"/>
        <w:rPr>
          <w:rFonts w:ascii="Times New Roman" w:hAnsi="Times New Roman"/>
          <w:b/>
          <w:sz w:val="24"/>
          <w:vertAlign w:val="baseline"/>
          <w:lang w:val="en-GB"/>
        </w:rPr>
      </w:pPr>
      <w:r w:rsidRPr="00E00D57">
        <w:rPr>
          <w:rFonts w:ascii="Times New Roman" w:hAnsi="Times New Roman"/>
          <w:b/>
          <w:sz w:val="24"/>
          <w:vertAlign w:val="baseline"/>
          <w:lang w:val="en-GB"/>
        </w:rPr>
        <w:t xml:space="preserve">Molecular Attraction and Repulsion of the Molecules within the System.  </w:t>
      </w:r>
    </w:p>
    <w:p w:rsidR="00A16FE0" w:rsidRPr="00E00D57" w:rsidRDefault="00A16FE0" w:rsidP="009C29CD">
      <w:pPr>
        <w:pStyle w:val="PlainText"/>
        <w:spacing w:line="360" w:lineRule="auto"/>
        <w:ind w:left="720"/>
        <w:jc w:val="both"/>
        <w:rPr>
          <w:rFonts w:ascii="Times New Roman" w:hAnsi="Times New Roman"/>
          <w:sz w:val="24"/>
          <w:vertAlign w:val="baseline"/>
          <w:lang w:val="en-GB"/>
        </w:rPr>
      </w:pPr>
      <w:r w:rsidRPr="00E00D57">
        <w:rPr>
          <w:rFonts w:ascii="Times New Roman" w:hAnsi="Times New Roman"/>
          <w:sz w:val="24"/>
          <w:vertAlign w:val="baseline"/>
          <w:lang w:val="en-GB"/>
        </w:rPr>
        <w:t xml:space="preserve">Straight away, it is clear that while pressure and molecular attraction will be pushing the molecules together, temperature and molecular repulsion will be pulling them apart.  These two situations are responsible for the state of system.  When these two forces are in equilibrium, the material or system is at rest and no changes whatsoever is taking place.  However, when the system is NOT at rest, such as when liquid is at its freezing point, liquid is at its boiling point, or gas is at its due point, these two forces are unbalance and the system is undergoing changes.  This change continues until the forces are balanced and the system comes to rest.  </w:t>
      </w:r>
      <w:proofErr w:type="gramStart"/>
      <w:r w:rsidRPr="00E00D57">
        <w:rPr>
          <w:rFonts w:ascii="Times New Roman" w:hAnsi="Times New Roman"/>
          <w:sz w:val="24"/>
          <w:vertAlign w:val="baseline"/>
          <w:lang w:val="en-GB"/>
        </w:rPr>
        <w:t xml:space="preserve">When the molecules of a system are far apart, such as </w:t>
      </w:r>
      <w:r w:rsidR="00903C5D" w:rsidRPr="004E58C7">
        <w:rPr>
          <w:rFonts w:ascii="Times New Roman" w:hAnsi="Times New Roman"/>
          <w:sz w:val="24"/>
          <w:vertAlign w:val="baseline"/>
          <w:lang w:val="en-GB"/>
        </w:rPr>
        <w:t xml:space="preserve">in </w:t>
      </w:r>
      <w:r w:rsidRPr="00E00D57">
        <w:rPr>
          <w:rFonts w:ascii="Times New Roman" w:hAnsi="Times New Roman"/>
          <w:sz w:val="24"/>
          <w:vertAlign w:val="baseline"/>
          <w:lang w:val="en-GB"/>
        </w:rPr>
        <w:t>gas, the attractive force between the molecules is high, pulling them together.</w:t>
      </w:r>
      <w:proofErr w:type="gramEnd"/>
      <w:r w:rsidRPr="00E00D57">
        <w:rPr>
          <w:rFonts w:ascii="Times New Roman" w:hAnsi="Times New Roman"/>
          <w:sz w:val="24"/>
          <w:vertAlign w:val="baseline"/>
          <w:lang w:val="en-GB"/>
        </w:rPr>
        <w:t xml:space="preserve">  This attraction force continues until the distance between the molecules is so short that the molecules electronic fields will overlap.  Any further decrease after this will result in repulsive force between the molecules and this repulsive force will increase, as the molecules are forced further together.</w:t>
      </w:r>
    </w:p>
    <w:p w:rsidR="00A16FE0" w:rsidRPr="00E00D57" w:rsidRDefault="00A16FE0" w:rsidP="009C29CD">
      <w:pPr>
        <w:pStyle w:val="PlainText"/>
        <w:spacing w:line="360" w:lineRule="auto"/>
        <w:ind w:left="1440"/>
        <w:jc w:val="both"/>
        <w:rPr>
          <w:rFonts w:ascii="Times New Roman" w:hAnsi="Times New Roman"/>
          <w:sz w:val="24"/>
          <w:vertAlign w:val="baseline"/>
          <w:lang w:val="en-GB"/>
        </w:rPr>
      </w:pPr>
    </w:p>
    <w:p w:rsidR="00A16FE0" w:rsidRDefault="00A16FE0" w:rsidP="009C29CD">
      <w:pPr>
        <w:pStyle w:val="PlainText"/>
        <w:spacing w:line="360" w:lineRule="auto"/>
        <w:ind w:left="720"/>
        <w:jc w:val="both"/>
        <w:rPr>
          <w:rFonts w:ascii="Times New Roman" w:hAnsi="Times New Roman"/>
          <w:sz w:val="22"/>
          <w:vertAlign w:val="baseline"/>
          <w:lang w:val="en-GB"/>
        </w:rPr>
      </w:pPr>
      <w:r w:rsidRPr="00E00D57">
        <w:rPr>
          <w:rFonts w:ascii="Times New Roman" w:hAnsi="Times New Roman"/>
          <w:sz w:val="24"/>
          <w:vertAlign w:val="baseline"/>
          <w:lang w:val="en-GB"/>
        </w:rPr>
        <w:t>Consequently, in liquids, there exists a repulsive force between the molecules.  This repulsive force is responsible for the resistance put up by the liquid when subjected to compressive forces.</w:t>
      </w:r>
    </w:p>
    <w:p w:rsidR="00A16FE0" w:rsidRPr="004C4496" w:rsidRDefault="00A16FE0" w:rsidP="009C29CD">
      <w:pPr>
        <w:pStyle w:val="PlainText"/>
        <w:spacing w:line="360" w:lineRule="auto"/>
        <w:jc w:val="both"/>
        <w:rPr>
          <w:rFonts w:ascii="Times New Roman" w:hAnsi="Times New Roman"/>
          <w:b/>
          <w:sz w:val="26"/>
          <w:szCs w:val="26"/>
          <w:vertAlign w:val="baseline"/>
          <w:lang w:val="en-GB"/>
        </w:rPr>
      </w:pPr>
    </w:p>
    <w:p w:rsidR="00A16FE0" w:rsidRDefault="00A16FE0" w:rsidP="009C29CD">
      <w:pPr>
        <w:pStyle w:val="PlainText"/>
        <w:spacing w:line="360" w:lineRule="auto"/>
        <w:jc w:val="both"/>
        <w:rPr>
          <w:rFonts w:ascii="Times New Roman" w:hAnsi="Times New Roman"/>
          <w:b/>
          <w:sz w:val="24"/>
          <w:szCs w:val="26"/>
          <w:vertAlign w:val="baseline"/>
          <w:lang w:val="en-GB"/>
        </w:rPr>
      </w:pPr>
      <w:r w:rsidRPr="004C4496">
        <w:rPr>
          <w:rFonts w:ascii="Times New Roman" w:hAnsi="Times New Roman"/>
          <w:b/>
          <w:sz w:val="24"/>
          <w:szCs w:val="26"/>
          <w:vertAlign w:val="baseline"/>
          <w:lang w:val="en-GB"/>
        </w:rPr>
        <w:t>2.2</w:t>
      </w:r>
      <w:r w:rsidR="001D488C">
        <w:rPr>
          <w:rFonts w:ascii="Times New Roman" w:hAnsi="Times New Roman"/>
          <w:b/>
          <w:sz w:val="24"/>
          <w:szCs w:val="26"/>
          <w:vertAlign w:val="baseline"/>
          <w:lang w:val="en-GB"/>
        </w:rPr>
        <w:t xml:space="preserve"> </w:t>
      </w:r>
      <w:r w:rsidR="00525A2A">
        <w:rPr>
          <w:rFonts w:ascii="Times New Roman" w:hAnsi="Times New Roman"/>
          <w:b/>
          <w:sz w:val="24"/>
          <w:szCs w:val="26"/>
          <w:vertAlign w:val="baseline"/>
          <w:lang w:val="en-GB"/>
        </w:rPr>
        <w:t xml:space="preserve">PHASE, </w:t>
      </w:r>
      <w:r w:rsidRPr="004C4496">
        <w:rPr>
          <w:rFonts w:ascii="Times New Roman" w:hAnsi="Times New Roman"/>
          <w:b/>
          <w:sz w:val="24"/>
          <w:szCs w:val="26"/>
          <w:vertAlign w:val="baseline"/>
          <w:lang w:val="en-GB"/>
        </w:rPr>
        <w:t>PHASE BEHAVIOUR AND PHASE DIAGRAM OF HYDROCARBON SYSTEM</w:t>
      </w:r>
    </w:p>
    <w:p w:rsidR="00183498" w:rsidRDefault="00183498" w:rsidP="009C29CD">
      <w:pPr>
        <w:pStyle w:val="PlainText"/>
        <w:spacing w:line="360" w:lineRule="auto"/>
        <w:jc w:val="both"/>
        <w:rPr>
          <w:rFonts w:ascii="Times New Roman" w:hAnsi="Times New Roman"/>
          <w:b/>
          <w:sz w:val="24"/>
          <w:szCs w:val="26"/>
          <w:vertAlign w:val="baseline"/>
          <w:lang w:val="en-GB"/>
        </w:rPr>
      </w:pPr>
    </w:p>
    <w:p w:rsidR="00A16FE0" w:rsidRPr="00183498" w:rsidRDefault="00A16FE0" w:rsidP="009C29CD">
      <w:pPr>
        <w:pStyle w:val="PlainText"/>
        <w:spacing w:line="360" w:lineRule="auto"/>
        <w:jc w:val="both"/>
        <w:rPr>
          <w:rFonts w:ascii="Times New Roman" w:hAnsi="Times New Roman"/>
          <w:b/>
          <w:sz w:val="24"/>
          <w:szCs w:val="26"/>
          <w:vertAlign w:val="baseline"/>
          <w:lang w:val="en-GB"/>
        </w:rPr>
      </w:pPr>
      <w:r w:rsidRPr="00183498">
        <w:rPr>
          <w:rFonts w:ascii="Times New Roman" w:hAnsi="Times New Roman"/>
          <w:b/>
          <w:sz w:val="24"/>
          <w:szCs w:val="26"/>
          <w:vertAlign w:val="baseline"/>
          <w:lang w:val="en-GB"/>
        </w:rPr>
        <w:t>PHASE</w:t>
      </w:r>
    </w:p>
    <w:p w:rsidR="00A16FE0" w:rsidRPr="004C4496" w:rsidRDefault="00A16FE0" w:rsidP="009C29CD">
      <w:pPr>
        <w:pStyle w:val="PlainText"/>
        <w:spacing w:line="360" w:lineRule="auto"/>
        <w:jc w:val="both"/>
        <w:rPr>
          <w:rFonts w:ascii="Times New Roman" w:hAnsi="Times New Roman"/>
          <w:sz w:val="24"/>
          <w:vertAlign w:val="baseline"/>
          <w:lang w:val="en-GB"/>
        </w:rPr>
      </w:pPr>
      <w:r w:rsidRPr="004C4496">
        <w:rPr>
          <w:rFonts w:ascii="Times New Roman" w:hAnsi="Times New Roman"/>
          <w:sz w:val="24"/>
          <w:vertAlign w:val="baseline"/>
          <w:lang w:val="en-GB"/>
        </w:rPr>
        <w:t xml:space="preserve">Phase is defined as any homogenous and physically distinct part of a system, which is quite separated from other parts of the system by definite bounding surfaces.  Example is the three phases of water; Ice (solid), water (liquid) and water vapour (gaseous). Note that vapour and gas </w:t>
      </w:r>
      <w:r w:rsidRPr="004C4496">
        <w:rPr>
          <w:rFonts w:ascii="Times New Roman" w:hAnsi="Times New Roman"/>
          <w:sz w:val="24"/>
          <w:vertAlign w:val="baseline"/>
          <w:lang w:val="en-GB"/>
        </w:rPr>
        <w:lastRenderedPageBreak/>
        <w:t>are the same and the two terms will be used here likewise.  Water is therefore a three-phase system.</w:t>
      </w:r>
    </w:p>
    <w:p w:rsidR="00A16FE0" w:rsidRPr="004C4496" w:rsidRDefault="00A16FE0" w:rsidP="009C29CD">
      <w:pPr>
        <w:pStyle w:val="PlainText"/>
        <w:spacing w:line="360" w:lineRule="auto"/>
        <w:ind w:left="720"/>
        <w:jc w:val="both"/>
        <w:rPr>
          <w:rFonts w:ascii="Times New Roman" w:hAnsi="Times New Roman"/>
          <w:sz w:val="24"/>
          <w:vertAlign w:val="baseline"/>
          <w:lang w:val="en-GB"/>
        </w:rPr>
      </w:pPr>
    </w:p>
    <w:p w:rsidR="00A16FE0" w:rsidRPr="004C4496" w:rsidRDefault="00A16FE0" w:rsidP="009C29CD">
      <w:pPr>
        <w:pStyle w:val="PlainText"/>
        <w:spacing w:line="360" w:lineRule="auto"/>
        <w:jc w:val="both"/>
        <w:rPr>
          <w:rFonts w:ascii="Times New Roman" w:hAnsi="Times New Roman"/>
          <w:sz w:val="24"/>
          <w:vertAlign w:val="baseline"/>
          <w:lang w:val="en-GB"/>
        </w:rPr>
      </w:pPr>
      <w:r w:rsidRPr="004C4496">
        <w:rPr>
          <w:rFonts w:ascii="Times New Roman" w:hAnsi="Times New Roman"/>
          <w:sz w:val="24"/>
          <w:vertAlign w:val="baseline"/>
          <w:lang w:val="en-GB"/>
        </w:rPr>
        <w:t>However, depending on the temperature and pressure, solids can take on different crystalline forms which are regarded as different phases.  Petroleum fluids however are not overly involved with crystalline forms.</w:t>
      </w:r>
    </w:p>
    <w:p w:rsidR="00A16FE0" w:rsidRDefault="00A16FE0" w:rsidP="009C29CD">
      <w:pPr>
        <w:pStyle w:val="PlainText"/>
        <w:spacing w:line="360" w:lineRule="auto"/>
        <w:jc w:val="both"/>
        <w:rPr>
          <w:rFonts w:ascii="Times New Roman" w:hAnsi="Times New Roman"/>
          <w:sz w:val="24"/>
          <w:vertAlign w:val="baseline"/>
          <w:lang w:val="en-GB"/>
        </w:rPr>
      </w:pPr>
      <w:r w:rsidRPr="004C4496">
        <w:rPr>
          <w:rFonts w:ascii="Times New Roman" w:hAnsi="Times New Roman"/>
          <w:sz w:val="24"/>
          <w:vertAlign w:val="baseline"/>
          <w:lang w:val="en-GB"/>
        </w:rPr>
        <w:t>The appropriate way to study the behaviour of hydrocarbon system is through the investigation of the phase behaviour of the systems.</w:t>
      </w:r>
    </w:p>
    <w:p w:rsidR="00A16FE0" w:rsidRDefault="00A16FE0" w:rsidP="009C29CD">
      <w:pPr>
        <w:pStyle w:val="PlainText"/>
        <w:spacing w:line="360" w:lineRule="auto"/>
        <w:jc w:val="both"/>
        <w:rPr>
          <w:rFonts w:ascii="Times New Roman" w:hAnsi="Times New Roman"/>
          <w:sz w:val="24"/>
          <w:vertAlign w:val="baseline"/>
          <w:lang w:val="en-GB"/>
        </w:rPr>
      </w:pPr>
    </w:p>
    <w:p w:rsidR="00A16FE0" w:rsidRPr="0013290E" w:rsidRDefault="00A16FE0" w:rsidP="009C29CD">
      <w:pPr>
        <w:pStyle w:val="PlainText"/>
        <w:spacing w:line="360" w:lineRule="auto"/>
        <w:jc w:val="both"/>
        <w:rPr>
          <w:rFonts w:ascii="Times New Roman" w:hAnsi="Times New Roman"/>
          <w:b/>
          <w:sz w:val="24"/>
          <w:vertAlign w:val="baseline"/>
          <w:lang w:val="en-GB"/>
        </w:rPr>
      </w:pPr>
      <w:r w:rsidRPr="0013290E">
        <w:rPr>
          <w:rFonts w:ascii="Times New Roman" w:hAnsi="Times New Roman"/>
          <w:b/>
          <w:sz w:val="24"/>
          <w:vertAlign w:val="baseline"/>
          <w:lang w:val="en-GB"/>
        </w:rPr>
        <w:t>PHASE BEHAVIOUR OF HYDROCARBON SYSTEM</w:t>
      </w:r>
    </w:p>
    <w:p w:rsidR="00A16FE0" w:rsidRPr="00F87BF8" w:rsidRDefault="00A16FE0" w:rsidP="009C29CD">
      <w:pPr>
        <w:pStyle w:val="PlainText"/>
        <w:spacing w:line="360" w:lineRule="auto"/>
        <w:jc w:val="both"/>
        <w:rPr>
          <w:rFonts w:ascii="Times New Roman" w:hAnsi="Times New Roman"/>
          <w:sz w:val="24"/>
          <w:vertAlign w:val="baseline"/>
          <w:lang w:val="en-GB"/>
        </w:rPr>
      </w:pPr>
      <w:r w:rsidRPr="00F87BF8">
        <w:rPr>
          <w:rFonts w:ascii="Times New Roman" w:hAnsi="Times New Roman"/>
          <w:sz w:val="24"/>
          <w:vertAlign w:val="baseline"/>
          <w:lang w:val="en-GB"/>
        </w:rPr>
        <w:t>Phase behaviour refers to the conditions of pressure and temperature under which different phases exist.  In this study, three major variables will be considered namely; pressure, temperature and volume. When pressure and temperature are imposed, the resulting phase is then determined by the volume or density.</w:t>
      </w:r>
    </w:p>
    <w:p w:rsidR="00A16FE0" w:rsidRDefault="00A16FE0" w:rsidP="009C29CD">
      <w:pPr>
        <w:pStyle w:val="PlainText"/>
        <w:spacing w:line="360" w:lineRule="auto"/>
        <w:jc w:val="both"/>
        <w:rPr>
          <w:rFonts w:ascii="Times New Roman" w:hAnsi="Times New Roman"/>
          <w:sz w:val="24"/>
          <w:vertAlign w:val="baseline"/>
          <w:lang w:val="en-GB"/>
        </w:rPr>
      </w:pPr>
      <w:r w:rsidRPr="00F87BF8">
        <w:rPr>
          <w:rFonts w:ascii="Times New Roman" w:hAnsi="Times New Roman"/>
          <w:sz w:val="24"/>
          <w:vertAlign w:val="baseline"/>
          <w:lang w:val="en-GB"/>
        </w:rPr>
        <w:t>Generally, a hydrocarbon system is made up of different substances or components, but in order to understand their behaviour, it is necessary first, to have an understanding of the behaviour of a pure substance.</w:t>
      </w:r>
    </w:p>
    <w:p w:rsidR="00A16FE0" w:rsidRDefault="00A16FE0" w:rsidP="009C29CD">
      <w:pPr>
        <w:pStyle w:val="PlainText"/>
        <w:spacing w:line="360" w:lineRule="auto"/>
        <w:jc w:val="both"/>
        <w:rPr>
          <w:rFonts w:ascii="Times New Roman" w:hAnsi="Times New Roman"/>
          <w:sz w:val="24"/>
          <w:vertAlign w:val="baseline"/>
          <w:lang w:val="en-GB"/>
        </w:rPr>
      </w:pPr>
    </w:p>
    <w:p w:rsidR="00A16FE0" w:rsidRDefault="00A16FE0" w:rsidP="009C29CD">
      <w:pPr>
        <w:pStyle w:val="PlainText"/>
        <w:spacing w:line="360" w:lineRule="auto"/>
        <w:jc w:val="both"/>
        <w:rPr>
          <w:rFonts w:ascii="Times New Roman" w:hAnsi="Times New Roman"/>
          <w:sz w:val="24"/>
          <w:vertAlign w:val="baseline"/>
          <w:lang w:val="en-GB"/>
        </w:rPr>
      </w:pPr>
    </w:p>
    <w:p w:rsidR="00A16FE0" w:rsidRPr="00F87BF8" w:rsidRDefault="00A16FE0" w:rsidP="009C29CD">
      <w:pPr>
        <w:pStyle w:val="Heading3"/>
        <w:spacing w:after="0" w:line="360" w:lineRule="auto"/>
        <w:jc w:val="both"/>
        <w:rPr>
          <w:rFonts w:ascii="Times New Roman" w:hAnsi="Times New Roman"/>
          <w:szCs w:val="24"/>
        </w:rPr>
      </w:pPr>
      <w:bookmarkStart w:id="5" w:name="_Toc468806711"/>
      <w:r w:rsidRPr="00F87BF8">
        <w:rPr>
          <w:rFonts w:ascii="Times New Roman" w:hAnsi="Times New Roman"/>
          <w:szCs w:val="24"/>
        </w:rPr>
        <w:t>PHASE DIAGRAM FOR PURE SUBSTANCE</w:t>
      </w:r>
      <w:bookmarkEnd w:id="5"/>
    </w:p>
    <w:p w:rsidR="00A16FE0" w:rsidRPr="00F87BF8" w:rsidRDefault="00A16FE0" w:rsidP="009C29CD">
      <w:pPr>
        <w:pStyle w:val="PlainText"/>
        <w:spacing w:line="360" w:lineRule="auto"/>
        <w:jc w:val="both"/>
        <w:rPr>
          <w:rFonts w:ascii="Times New Roman" w:hAnsi="Times New Roman"/>
          <w:sz w:val="24"/>
          <w:szCs w:val="24"/>
          <w:vertAlign w:val="baseline"/>
          <w:lang w:val="en-GB"/>
        </w:rPr>
      </w:pPr>
      <w:r w:rsidRPr="00F87BF8">
        <w:rPr>
          <w:rFonts w:ascii="Times New Roman" w:hAnsi="Times New Roman"/>
          <w:sz w:val="24"/>
          <w:szCs w:val="24"/>
          <w:vertAlign w:val="baseline"/>
          <w:lang w:val="en-GB"/>
        </w:rPr>
        <w:t>The phase diagram is a pressure-temperature diagram which illustrates the various conditions under which the different phases of a substance may exist.</w:t>
      </w:r>
    </w:p>
    <w:p w:rsidR="00A16FE0" w:rsidRPr="00F87BF8" w:rsidRDefault="00A16FE0" w:rsidP="009C29CD">
      <w:pPr>
        <w:pStyle w:val="PlainText"/>
        <w:spacing w:line="360" w:lineRule="auto"/>
        <w:jc w:val="both"/>
        <w:rPr>
          <w:rFonts w:ascii="Times New Roman" w:hAnsi="Times New Roman"/>
          <w:sz w:val="24"/>
          <w:szCs w:val="24"/>
          <w:vertAlign w:val="baseline"/>
          <w:lang w:val="en-GB"/>
        </w:rPr>
      </w:pPr>
    </w:p>
    <w:p w:rsidR="00A16FE0" w:rsidRPr="00F87BF8" w:rsidRDefault="00A16FE0" w:rsidP="009C29CD">
      <w:pPr>
        <w:pStyle w:val="PlainText"/>
        <w:spacing w:line="360" w:lineRule="auto"/>
        <w:jc w:val="both"/>
        <w:rPr>
          <w:rFonts w:ascii="Times New Roman" w:hAnsi="Times New Roman"/>
          <w:sz w:val="24"/>
          <w:szCs w:val="24"/>
          <w:vertAlign w:val="baseline"/>
          <w:lang w:val="en-GB"/>
        </w:rPr>
      </w:pPr>
      <w:r w:rsidRPr="00F87BF8">
        <w:rPr>
          <w:rFonts w:ascii="Times New Roman" w:hAnsi="Times New Roman"/>
          <w:sz w:val="24"/>
          <w:szCs w:val="24"/>
          <w:vertAlign w:val="baseline"/>
          <w:lang w:val="en-GB"/>
        </w:rPr>
        <w:t>Fig. 2-1 is a typical example of a phase diagram showing pressure plotted against temperature.  It is made up of two curves, BTC and TA meeting at point T. These two lines separate the states of the substance into three main phases.</w:t>
      </w:r>
    </w:p>
    <w:p w:rsidR="00A16FE0" w:rsidRPr="00F87BF8" w:rsidRDefault="00A16FE0" w:rsidP="009C29CD">
      <w:pPr>
        <w:pStyle w:val="PlainText"/>
        <w:spacing w:line="360" w:lineRule="auto"/>
        <w:jc w:val="both"/>
        <w:rPr>
          <w:rFonts w:ascii="Times New Roman" w:hAnsi="Times New Roman"/>
          <w:sz w:val="24"/>
          <w:szCs w:val="24"/>
          <w:vertAlign w:val="baseline"/>
          <w:lang w:val="en-GB"/>
        </w:rPr>
      </w:pPr>
    </w:p>
    <w:p w:rsidR="00A16FE0" w:rsidRPr="00F87BF8" w:rsidRDefault="00A16FE0" w:rsidP="009C29CD">
      <w:pPr>
        <w:pStyle w:val="Heading3"/>
        <w:spacing w:after="0" w:line="360" w:lineRule="auto"/>
        <w:jc w:val="both"/>
        <w:rPr>
          <w:rFonts w:ascii="Times New Roman" w:hAnsi="Times New Roman"/>
          <w:szCs w:val="24"/>
        </w:rPr>
      </w:pPr>
      <w:bookmarkStart w:id="6" w:name="_Toc468806712"/>
      <w:r w:rsidRPr="00F87BF8">
        <w:rPr>
          <w:rFonts w:ascii="Times New Roman" w:hAnsi="Times New Roman"/>
          <w:szCs w:val="24"/>
        </w:rPr>
        <w:t>The Vapour-Pressure Line</w:t>
      </w:r>
      <w:bookmarkEnd w:id="6"/>
    </w:p>
    <w:p w:rsidR="00A16FE0" w:rsidRDefault="00A16FE0" w:rsidP="009C29CD">
      <w:pPr>
        <w:pStyle w:val="PlainText"/>
        <w:spacing w:line="360" w:lineRule="auto"/>
        <w:jc w:val="both"/>
        <w:rPr>
          <w:rFonts w:ascii="Times New Roman" w:hAnsi="Times New Roman"/>
          <w:b/>
          <w:i/>
          <w:color w:val="FF0000"/>
          <w:sz w:val="24"/>
          <w:szCs w:val="24"/>
          <w:vertAlign w:val="baseline"/>
          <w:lang w:val="en-GB"/>
        </w:rPr>
      </w:pPr>
      <w:r w:rsidRPr="00F87BF8">
        <w:rPr>
          <w:rFonts w:ascii="Times New Roman" w:hAnsi="Times New Roman"/>
          <w:sz w:val="24"/>
          <w:szCs w:val="24"/>
          <w:vertAlign w:val="baseline"/>
          <w:lang w:val="en-GB"/>
        </w:rPr>
        <w:t xml:space="preserve">This is line TC which is the dividing line between the region where the substance is a liquid and the region where it is a vapour or gas.  The pressure-temperature points which lie above this line are in the liquid state, while such points which lie below the line are in the vapour or gaseous </w:t>
      </w:r>
      <w:r w:rsidRPr="00F87BF8">
        <w:rPr>
          <w:rFonts w:ascii="Times New Roman" w:hAnsi="Times New Roman"/>
          <w:sz w:val="24"/>
          <w:szCs w:val="24"/>
          <w:vertAlign w:val="baseline"/>
          <w:lang w:val="en-GB"/>
        </w:rPr>
        <w:lastRenderedPageBreak/>
        <w:t>state.  The conditions under which liquid and gas co-exist are indicated by points exactly on the pressure-vapour line. For any particular temperature, these points are also the bubble point pressure (for the liquid) and the dew point pressure (for the gas).</w:t>
      </w:r>
      <w:r w:rsidR="001E7683" w:rsidRPr="001E7683">
        <w:rPr>
          <w:rFonts w:ascii="Times New Roman" w:hAnsi="Times New Roman"/>
          <w:b/>
          <w:i/>
          <w:color w:val="FF0000"/>
          <w:sz w:val="24"/>
          <w:szCs w:val="24"/>
          <w:vertAlign w:val="baseline"/>
          <w:lang w:val="en-GB"/>
        </w:rPr>
        <w:t xml:space="preserve"> </w:t>
      </w:r>
    </w:p>
    <w:p w:rsidR="00D2686C" w:rsidRDefault="00D2686C" w:rsidP="009C29CD">
      <w:pPr>
        <w:pStyle w:val="PlainText"/>
        <w:spacing w:line="360" w:lineRule="auto"/>
        <w:jc w:val="both"/>
        <w:rPr>
          <w:rFonts w:ascii="Times New Roman" w:hAnsi="Times New Roman"/>
          <w:b/>
          <w:i/>
          <w:color w:val="FF0000"/>
          <w:sz w:val="24"/>
          <w:szCs w:val="24"/>
          <w:vertAlign w:val="baseline"/>
          <w:lang w:val="en-GB"/>
        </w:rPr>
      </w:pPr>
    </w:p>
    <w:p w:rsidR="00D2686C" w:rsidRDefault="00D2686C" w:rsidP="009C29CD">
      <w:pPr>
        <w:pStyle w:val="PlainText"/>
        <w:spacing w:line="360" w:lineRule="auto"/>
        <w:jc w:val="both"/>
        <w:rPr>
          <w:rFonts w:ascii="Times New Roman" w:hAnsi="Times New Roman"/>
          <w:b/>
          <w:i/>
          <w:color w:val="FF0000"/>
          <w:sz w:val="24"/>
          <w:szCs w:val="24"/>
          <w:vertAlign w:val="baseline"/>
          <w:lang w:val="en-GB"/>
        </w:rPr>
      </w:pPr>
    </w:p>
    <w:p w:rsidR="006F4B45" w:rsidRDefault="006F4B45" w:rsidP="009C29CD">
      <w:pPr>
        <w:pStyle w:val="PlainText"/>
        <w:spacing w:line="360" w:lineRule="auto"/>
        <w:jc w:val="both"/>
        <w:rPr>
          <w:rFonts w:ascii="Times New Roman" w:hAnsi="Times New Roman"/>
          <w:b/>
          <w:sz w:val="24"/>
          <w:szCs w:val="24"/>
          <w:vertAlign w:val="baseline"/>
          <w:lang w:val="en-GB"/>
        </w:rPr>
      </w:pPr>
    </w:p>
    <w:p w:rsidR="00D2686C" w:rsidRDefault="00D2686C" w:rsidP="009C29CD">
      <w:pPr>
        <w:pStyle w:val="PlainText"/>
        <w:spacing w:line="360" w:lineRule="auto"/>
        <w:jc w:val="both"/>
        <w:rPr>
          <w:rFonts w:ascii="Times New Roman" w:hAnsi="Times New Roman"/>
          <w:b/>
          <w:sz w:val="24"/>
          <w:szCs w:val="24"/>
          <w:vertAlign w:val="baseline"/>
          <w:lang w:val="en-GB"/>
        </w:rPr>
      </w:pPr>
      <w:r w:rsidRPr="00D2686C">
        <w:rPr>
          <w:rFonts w:ascii="Times New Roman" w:hAnsi="Times New Roman"/>
          <w:b/>
          <w:sz w:val="24"/>
          <w:szCs w:val="24"/>
          <w:vertAlign w:val="baseline"/>
          <w:lang w:val="en-GB"/>
        </w:rPr>
        <w:t>Phase Transition</w:t>
      </w:r>
    </w:p>
    <w:p w:rsidR="00D2686C" w:rsidRPr="00D2686C" w:rsidRDefault="00D2686C" w:rsidP="00D2686C">
      <w:pPr>
        <w:pStyle w:val="PlainText"/>
        <w:spacing w:line="360" w:lineRule="auto"/>
        <w:jc w:val="both"/>
        <w:rPr>
          <w:rFonts w:ascii="Times New Roman" w:hAnsi="Times New Roman"/>
          <w:sz w:val="28"/>
          <w:szCs w:val="24"/>
          <w:vertAlign w:val="baseline"/>
          <w:lang w:val="en-GB"/>
        </w:rPr>
      </w:pPr>
      <w:r w:rsidRPr="00D2686C">
        <w:rPr>
          <w:rFonts w:ascii="Times New Roman" w:hAnsi="Times New Roman"/>
          <w:sz w:val="24"/>
          <w:vertAlign w:val="baseline"/>
        </w:rPr>
        <w:t xml:space="preserve">The term </w:t>
      </w:r>
      <w:r w:rsidRPr="006F4B45">
        <w:rPr>
          <w:rFonts w:ascii="Times New Roman" w:hAnsi="Times New Roman"/>
          <w:bCs/>
          <w:sz w:val="24"/>
          <w:vertAlign w:val="baseline"/>
        </w:rPr>
        <w:t>phase transition</w:t>
      </w:r>
      <w:r w:rsidRPr="00D2686C">
        <w:rPr>
          <w:rFonts w:ascii="Times New Roman" w:hAnsi="Times New Roman"/>
          <w:sz w:val="24"/>
          <w:vertAlign w:val="baseline"/>
        </w:rPr>
        <w:t xml:space="preserve"> is most commonly used to describe transitions between </w:t>
      </w:r>
      <w:r w:rsidRPr="006F4B45">
        <w:rPr>
          <w:rFonts w:ascii="Times New Roman" w:hAnsi="Times New Roman"/>
          <w:sz w:val="24"/>
          <w:vertAlign w:val="baseline"/>
        </w:rPr>
        <w:t>solid</w:t>
      </w:r>
      <w:r w:rsidRPr="00D2686C">
        <w:rPr>
          <w:rFonts w:ascii="Times New Roman" w:hAnsi="Times New Roman"/>
          <w:sz w:val="24"/>
          <w:vertAlign w:val="baseline"/>
        </w:rPr>
        <w:t xml:space="preserve">, </w:t>
      </w:r>
      <w:r w:rsidRPr="006F4B45">
        <w:rPr>
          <w:rFonts w:ascii="Times New Roman" w:hAnsi="Times New Roman"/>
          <w:sz w:val="24"/>
          <w:vertAlign w:val="baseline"/>
        </w:rPr>
        <w:t>liquid</w:t>
      </w:r>
      <w:r w:rsidRPr="00D2686C">
        <w:rPr>
          <w:rFonts w:ascii="Times New Roman" w:hAnsi="Times New Roman"/>
          <w:sz w:val="24"/>
          <w:vertAlign w:val="baseline"/>
        </w:rPr>
        <w:t xml:space="preserve"> and </w:t>
      </w:r>
      <w:r w:rsidRPr="006F4B45">
        <w:rPr>
          <w:rFonts w:ascii="Times New Roman" w:hAnsi="Times New Roman"/>
          <w:sz w:val="24"/>
          <w:vertAlign w:val="baseline"/>
        </w:rPr>
        <w:t>gaseous</w:t>
      </w:r>
      <w:r w:rsidRPr="00D2686C">
        <w:rPr>
          <w:rFonts w:ascii="Times New Roman" w:hAnsi="Times New Roman"/>
          <w:sz w:val="24"/>
          <w:vertAlign w:val="baseline"/>
        </w:rPr>
        <w:t xml:space="preserve"> </w:t>
      </w:r>
      <w:r w:rsidRPr="006F4B45">
        <w:rPr>
          <w:rFonts w:ascii="Times New Roman" w:hAnsi="Times New Roman"/>
          <w:sz w:val="24"/>
          <w:vertAlign w:val="baseline"/>
        </w:rPr>
        <w:t>states of matter</w:t>
      </w:r>
      <w:r w:rsidRPr="00D2686C">
        <w:rPr>
          <w:rFonts w:ascii="Times New Roman" w:hAnsi="Times New Roman"/>
          <w:sz w:val="24"/>
          <w:vertAlign w:val="baseline"/>
        </w:rPr>
        <w:t xml:space="preserve">, and, in rare cases, </w:t>
      </w:r>
      <w:r w:rsidRPr="006F4B45">
        <w:rPr>
          <w:rFonts w:ascii="Times New Roman" w:hAnsi="Times New Roman"/>
          <w:sz w:val="24"/>
          <w:vertAlign w:val="baseline"/>
        </w:rPr>
        <w:t>plasma</w:t>
      </w:r>
      <w:r w:rsidRPr="00D2686C">
        <w:rPr>
          <w:rFonts w:ascii="Times New Roman" w:hAnsi="Times New Roman"/>
          <w:sz w:val="24"/>
          <w:vertAlign w:val="baseline"/>
        </w:rPr>
        <w:t xml:space="preserve">. </w:t>
      </w:r>
      <w:r w:rsidR="00241CF4" w:rsidRPr="00D2686C">
        <w:rPr>
          <w:rFonts w:ascii="Times New Roman" w:hAnsi="Times New Roman"/>
          <w:sz w:val="24"/>
          <w:vertAlign w:val="baseline"/>
        </w:rPr>
        <w:t xml:space="preserve">A phase of a </w:t>
      </w:r>
      <w:r w:rsidR="00241CF4" w:rsidRPr="006F4B45">
        <w:rPr>
          <w:rFonts w:ascii="Times New Roman" w:hAnsi="Times New Roman"/>
          <w:sz w:val="24"/>
          <w:vertAlign w:val="baseline"/>
        </w:rPr>
        <w:t>thermodynamic system</w:t>
      </w:r>
      <w:r w:rsidR="00241CF4" w:rsidRPr="00D2686C">
        <w:rPr>
          <w:rFonts w:ascii="Times New Roman" w:hAnsi="Times New Roman"/>
          <w:sz w:val="24"/>
          <w:vertAlign w:val="baseline"/>
        </w:rPr>
        <w:t xml:space="preserve"> and the states of matter has</w:t>
      </w:r>
      <w:r w:rsidRPr="00D2686C">
        <w:rPr>
          <w:rFonts w:ascii="Times New Roman" w:hAnsi="Times New Roman"/>
          <w:sz w:val="24"/>
          <w:vertAlign w:val="baseline"/>
        </w:rPr>
        <w:t xml:space="preserve"> uniform physical properties. During a phase transition of a given medium certain properties of the medium change, often discontinuously, as a result of the change of some external condition, such as temperature, pressure, or others. For example, a liquid may become gas upon heating to the </w:t>
      </w:r>
      <w:r w:rsidRPr="00000407">
        <w:rPr>
          <w:rFonts w:ascii="Times New Roman" w:hAnsi="Times New Roman"/>
          <w:sz w:val="24"/>
          <w:vertAlign w:val="baseline"/>
        </w:rPr>
        <w:t>boiling point</w:t>
      </w:r>
      <w:r w:rsidRPr="00D2686C">
        <w:rPr>
          <w:rFonts w:ascii="Times New Roman" w:hAnsi="Times New Roman"/>
          <w:sz w:val="24"/>
          <w:vertAlign w:val="baseline"/>
        </w:rPr>
        <w:t xml:space="preserve">, resulting in an abrupt change in </w:t>
      </w:r>
      <w:r w:rsidRPr="00E93E30">
        <w:rPr>
          <w:rFonts w:ascii="Times New Roman" w:hAnsi="Times New Roman"/>
          <w:sz w:val="24"/>
          <w:vertAlign w:val="baseline"/>
        </w:rPr>
        <w:t>volume</w:t>
      </w:r>
      <w:r w:rsidRPr="00D2686C">
        <w:rPr>
          <w:rFonts w:ascii="Times New Roman" w:hAnsi="Times New Roman"/>
          <w:sz w:val="24"/>
          <w:vertAlign w:val="baseline"/>
        </w:rPr>
        <w:t>. The measurement of the external conditions at which the transformation occurs is termed the phase transition. Phase transitions are common in nature and used today in many technologies</w:t>
      </w:r>
    </w:p>
    <w:p w:rsidR="002E4032" w:rsidRDefault="002E4032" w:rsidP="009C29CD">
      <w:pPr>
        <w:pStyle w:val="PlainText"/>
        <w:spacing w:line="360" w:lineRule="auto"/>
        <w:jc w:val="both"/>
        <w:rPr>
          <w:rFonts w:ascii="Times New Roman" w:hAnsi="Times New Roman"/>
          <w:sz w:val="24"/>
          <w:szCs w:val="24"/>
          <w:vertAlign w:val="baseline"/>
          <w:lang w:val="en-GB"/>
        </w:rPr>
      </w:pPr>
    </w:p>
    <w:p w:rsidR="002E4032" w:rsidRPr="00F87BF8" w:rsidRDefault="002E4032" w:rsidP="009C29CD">
      <w:pPr>
        <w:pStyle w:val="PlainText"/>
        <w:spacing w:line="360" w:lineRule="auto"/>
        <w:jc w:val="both"/>
        <w:rPr>
          <w:rFonts w:ascii="Times New Roman" w:hAnsi="Times New Roman"/>
          <w:sz w:val="24"/>
          <w:szCs w:val="24"/>
          <w:vertAlign w:val="baseline"/>
          <w:lang w:val="en-GB"/>
        </w:rPr>
      </w:pPr>
    </w:p>
    <w:p w:rsidR="00A16FE0" w:rsidRPr="00F87BF8" w:rsidRDefault="00A16FE0" w:rsidP="009C29CD">
      <w:pPr>
        <w:pStyle w:val="PlainText"/>
        <w:numPr>
          <w:ilvl w:val="0"/>
          <w:numId w:val="8"/>
        </w:numPr>
        <w:spacing w:line="360" w:lineRule="auto"/>
        <w:jc w:val="both"/>
        <w:rPr>
          <w:rFonts w:ascii="Times New Roman" w:hAnsi="Times New Roman"/>
          <w:sz w:val="24"/>
          <w:szCs w:val="24"/>
          <w:vertAlign w:val="baseline"/>
          <w:lang w:val="en-GB"/>
        </w:rPr>
      </w:pPr>
      <w:r w:rsidRPr="00F87BF8">
        <w:rPr>
          <w:rFonts w:ascii="Times New Roman" w:hAnsi="Times New Roman"/>
          <w:b/>
          <w:sz w:val="24"/>
          <w:szCs w:val="24"/>
          <w:vertAlign w:val="baseline"/>
          <w:lang w:val="en-GB"/>
        </w:rPr>
        <w:t xml:space="preserve">Bubble Point </w:t>
      </w:r>
    </w:p>
    <w:p w:rsidR="00A16FE0" w:rsidRPr="00F87BF8" w:rsidRDefault="00A16FE0" w:rsidP="009C29CD">
      <w:pPr>
        <w:pStyle w:val="PlainText"/>
        <w:tabs>
          <w:tab w:val="num" w:pos="0"/>
        </w:tabs>
        <w:spacing w:line="360" w:lineRule="auto"/>
        <w:ind w:left="720" w:hanging="720"/>
        <w:jc w:val="both"/>
        <w:rPr>
          <w:rFonts w:ascii="Times New Roman" w:hAnsi="Times New Roman"/>
          <w:sz w:val="24"/>
          <w:szCs w:val="24"/>
          <w:vertAlign w:val="baseline"/>
          <w:lang w:val="en-GB"/>
        </w:rPr>
      </w:pPr>
      <w:r w:rsidRPr="00F87BF8">
        <w:rPr>
          <w:rFonts w:ascii="Times New Roman" w:hAnsi="Times New Roman"/>
          <w:sz w:val="24"/>
          <w:szCs w:val="24"/>
          <w:vertAlign w:val="baseline"/>
          <w:lang w:val="en-GB"/>
        </w:rPr>
        <w:t>This is the point at which the first bubble of gas will form out of the liquid as a result of pressure</w:t>
      </w:r>
    </w:p>
    <w:p w:rsidR="00731310" w:rsidRDefault="001E7683" w:rsidP="002E4032">
      <w:pPr>
        <w:pStyle w:val="PlainText"/>
        <w:tabs>
          <w:tab w:val="num" w:pos="0"/>
        </w:tabs>
        <w:spacing w:line="360" w:lineRule="auto"/>
        <w:ind w:left="720" w:hanging="720"/>
        <w:jc w:val="both"/>
        <w:rPr>
          <w:rFonts w:ascii="Times New Roman" w:hAnsi="Times New Roman"/>
          <w:sz w:val="24"/>
          <w:szCs w:val="24"/>
          <w:vertAlign w:val="baseline"/>
          <w:lang w:val="en-GB"/>
        </w:rPr>
      </w:pPr>
      <w:r>
        <w:rPr>
          <w:rFonts w:ascii="Times New Roman" w:hAnsi="Times New Roman"/>
          <w:sz w:val="24"/>
          <w:szCs w:val="24"/>
          <w:vertAlign w:val="baseline"/>
          <w:lang w:val="en-GB"/>
        </w:rPr>
        <w:t>D</w:t>
      </w:r>
      <w:r w:rsidR="00A16FE0">
        <w:rPr>
          <w:rFonts w:ascii="Times New Roman" w:hAnsi="Times New Roman"/>
          <w:sz w:val="24"/>
          <w:szCs w:val="24"/>
          <w:vertAlign w:val="baseline"/>
          <w:lang w:val="en-GB"/>
        </w:rPr>
        <w:t>rop</w:t>
      </w:r>
      <w:r w:rsidR="00183498">
        <w:rPr>
          <w:rFonts w:ascii="Times New Roman" w:hAnsi="Times New Roman"/>
          <w:sz w:val="24"/>
          <w:szCs w:val="24"/>
          <w:vertAlign w:val="baseline"/>
          <w:lang w:val="en-GB"/>
        </w:rPr>
        <w:t xml:space="preserve"> or </w:t>
      </w:r>
      <w:r w:rsidRPr="00183498">
        <w:rPr>
          <w:rFonts w:ascii="Times New Roman" w:hAnsi="Times New Roman"/>
          <w:sz w:val="24"/>
          <w:szCs w:val="24"/>
          <w:vertAlign w:val="baseline"/>
          <w:lang w:val="en-GB"/>
        </w:rPr>
        <w:t>temperature increase</w:t>
      </w:r>
      <w:r w:rsidR="00A16FE0">
        <w:rPr>
          <w:rFonts w:ascii="Times New Roman" w:hAnsi="Times New Roman"/>
          <w:sz w:val="24"/>
          <w:szCs w:val="24"/>
          <w:vertAlign w:val="baseline"/>
          <w:lang w:val="en-GB"/>
        </w:rPr>
        <w:t xml:space="preserve">. </w:t>
      </w:r>
    </w:p>
    <w:p w:rsidR="00A16FE0" w:rsidRDefault="00A16FE0" w:rsidP="00DC6351">
      <w:pPr>
        <w:pStyle w:val="PlainText"/>
        <w:tabs>
          <w:tab w:val="num" w:pos="0"/>
        </w:tabs>
        <w:spacing w:line="360" w:lineRule="auto"/>
        <w:jc w:val="both"/>
        <w:rPr>
          <w:rFonts w:ascii="Times New Roman" w:hAnsi="Times New Roman"/>
          <w:sz w:val="24"/>
          <w:szCs w:val="24"/>
          <w:vertAlign w:val="baseline"/>
          <w:lang w:val="en-GB"/>
        </w:rPr>
      </w:pPr>
      <w:r w:rsidRPr="00F87BF8">
        <w:rPr>
          <w:rFonts w:ascii="Times New Roman" w:hAnsi="Times New Roman"/>
          <w:sz w:val="24"/>
          <w:szCs w:val="24"/>
          <w:vertAlign w:val="baseline"/>
          <w:lang w:val="en-GB"/>
        </w:rPr>
        <w:t xml:space="preserve">As pressure is dropped from </w:t>
      </w:r>
      <w:r w:rsidRPr="002E4032">
        <w:rPr>
          <w:rFonts w:ascii="Times New Roman" w:hAnsi="Times New Roman"/>
          <w:sz w:val="24"/>
          <w:szCs w:val="24"/>
          <w:vertAlign w:val="baseline"/>
          <w:lang w:val="en-GB"/>
        </w:rPr>
        <w:t>point 1</w:t>
      </w:r>
      <w:r w:rsidR="002E4032" w:rsidRPr="002E4032">
        <w:rPr>
          <w:rFonts w:ascii="Times New Roman" w:hAnsi="Times New Roman"/>
          <w:sz w:val="24"/>
          <w:szCs w:val="24"/>
          <w:vertAlign w:val="baseline"/>
          <w:lang w:val="en-GB"/>
        </w:rPr>
        <w:t xml:space="preserve"> (Figure 2.2)</w:t>
      </w:r>
      <w:r w:rsidRPr="002E4032">
        <w:rPr>
          <w:rFonts w:ascii="Times New Roman" w:hAnsi="Times New Roman"/>
          <w:sz w:val="24"/>
          <w:szCs w:val="24"/>
          <w:vertAlign w:val="baseline"/>
          <w:lang w:val="en-GB"/>
        </w:rPr>
        <w:t xml:space="preserve"> </w:t>
      </w:r>
      <w:r w:rsidR="00731310">
        <w:rPr>
          <w:rFonts w:ascii="Times New Roman" w:hAnsi="Times New Roman"/>
          <w:sz w:val="24"/>
          <w:szCs w:val="24"/>
          <w:vertAlign w:val="baseline"/>
          <w:lang w:val="en-GB"/>
        </w:rPr>
        <w:t xml:space="preserve">in the liquid </w:t>
      </w:r>
      <w:r w:rsidRPr="00F87BF8">
        <w:rPr>
          <w:rFonts w:ascii="Times New Roman" w:hAnsi="Times New Roman"/>
          <w:sz w:val="24"/>
          <w:szCs w:val="24"/>
          <w:vertAlign w:val="baseline"/>
          <w:lang w:val="en-GB"/>
        </w:rPr>
        <w:t>phase</w:t>
      </w:r>
      <w:r w:rsidR="00183498">
        <w:rPr>
          <w:rFonts w:ascii="Times New Roman" w:hAnsi="Times New Roman"/>
          <w:sz w:val="24"/>
          <w:szCs w:val="24"/>
          <w:vertAlign w:val="baseline"/>
          <w:lang w:val="en-GB"/>
        </w:rPr>
        <w:t xml:space="preserve"> </w:t>
      </w:r>
      <w:r w:rsidR="001E7683" w:rsidRPr="008F37F5">
        <w:rPr>
          <w:rFonts w:ascii="Times New Roman" w:hAnsi="Times New Roman"/>
          <w:sz w:val="24"/>
          <w:szCs w:val="24"/>
          <w:vertAlign w:val="baseline"/>
          <w:lang w:val="en-GB"/>
        </w:rPr>
        <w:t>isothermally</w:t>
      </w:r>
      <w:r w:rsidRPr="00F87BF8">
        <w:rPr>
          <w:rFonts w:ascii="Times New Roman" w:hAnsi="Times New Roman"/>
          <w:sz w:val="24"/>
          <w:szCs w:val="24"/>
          <w:vertAlign w:val="baseline"/>
          <w:lang w:val="en-GB"/>
        </w:rPr>
        <w:t>, the molecules are pulled from one</w:t>
      </w:r>
      <w:r w:rsidR="002E4032">
        <w:rPr>
          <w:rFonts w:ascii="Times New Roman" w:hAnsi="Times New Roman"/>
          <w:sz w:val="24"/>
          <w:szCs w:val="24"/>
          <w:vertAlign w:val="baseline"/>
          <w:lang w:val="en-GB"/>
        </w:rPr>
        <w:t xml:space="preserve"> </w:t>
      </w:r>
      <w:r>
        <w:rPr>
          <w:rFonts w:ascii="Times New Roman" w:hAnsi="Times New Roman"/>
          <w:sz w:val="24"/>
          <w:szCs w:val="24"/>
          <w:vertAlign w:val="baseline"/>
          <w:lang w:val="en-GB"/>
        </w:rPr>
        <w:t>another, the inter</w:t>
      </w:r>
      <w:r w:rsidRPr="00F87BF8">
        <w:rPr>
          <w:rFonts w:ascii="Times New Roman" w:hAnsi="Times New Roman"/>
          <w:sz w:val="24"/>
          <w:szCs w:val="24"/>
          <w:vertAlign w:val="baseline"/>
          <w:lang w:val="en-GB"/>
        </w:rPr>
        <w:t>molecular distance gets longer and their kinetic energy increases.  At a point on</w:t>
      </w:r>
      <w:r w:rsidR="00510CF9">
        <w:rPr>
          <w:rFonts w:ascii="Times New Roman" w:hAnsi="Times New Roman"/>
          <w:sz w:val="24"/>
          <w:szCs w:val="24"/>
          <w:vertAlign w:val="baseline"/>
          <w:lang w:val="en-GB"/>
        </w:rPr>
        <w:t xml:space="preserve"> </w:t>
      </w:r>
      <w:r w:rsidRPr="00F87BF8">
        <w:rPr>
          <w:rFonts w:ascii="Times New Roman" w:hAnsi="Times New Roman"/>
          <w:sz w:val="24"/>
          <w:szCs w:val="24"/>
          <w:vertAlign w:val="baseline"/>
          <w:lang w:val="en-GB"/>
        </w:rPr>
        <w:t xml:space="preserve">the vapour pressure line, a gas bubble will form and comes out.  </w:t>
      </w:r>
    </w:p>
    <w:p w:rsidR="00A16FE0" w:rsidRDefault="00A16FE0" w:rsidP="009C29CD">
      <w:pPr>
        <w:pStyle w:val="PlainText"/>
        <w:spacing w:line="360" w:lineRule="auto"/>
        <w:jc w:val="both"/>
        <w:rPr>
          <w:rFonts w:ascii="Times New Roman" w:hAnsi="Times New Roman"/>
          <w:sz w:val="24"/>
          <w:szCs w:val="24"/>
          <w:vertAlign w:val="baseline"/>
          <w:lang w:val="en-GB"/>
        </w:rPr>
      </w:pPr>
    </w:p>
    <w:p w:rsidR="00A16FE0" w:rsidRDefault="00A16FE0" w:rsidP="009C29CD">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lastRenderedPageBreak/>
        <w:drawing>
          <wp:inline distT="0" distB="0" distL="0" distR="0">
            <wp:extent cx="5667848" cy="3933646"/>
            <wp:effectExtent l="19050" t="0" r="9052" b="0"/>
            <wp:docPr id="1" name="Picture 1" descr="C:\Users\Wolexzo07\Pictures\projec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exzo07\Pictures\project\2-1.png"/>
                    <pic:cNvPicPr>
                      <a:picLocks noChangeAspect="1" noChangeArrowheads="1"/>
                    </pic:cNvPicPr>
                  </pic:nvPicPr>
                  <pic:blipFill>
                    <a:blip r:embed="rId12"/>
                    <a:srcRect/>
                    <a:stretch>
                      <a:fillRect/>
                    </a:stretch>
                  </pic:blipFill>
                  <pic:spPr bwMode="auto">
                    <a:xfrm>
                      <a:off x="0" y="0"/>
                      <a:ext cx="5670045" cy="3935170"/>
                    </a:xfrm>
                    <a:prstGeom prst="rect">
                      <a:avLst/>
                    </a:prstGeom>
                    <a:noFill/>
                    <a:ln w="9525">
                      <a:noFill/>
                      <a:miter lim="800000"/>
                      <a:headEnd/>
                      <a:tailEnd/>
                    </a:ln>
                  </pic:spPr>
                </pic:pic>
              </a:graphicData>
            </a:graphic>
          </wp:inline>
        </w:drawing>
      </w:r>
    </w:p>
    <w:p w:rsidR="00A16FE0" w:rsidRPr="009F156E" w:rsidRDefault="00A16FE0" w:rsidP="009C29CD">
      <w:pPr>
        <w:pStyle w:val="PlainText"/>
        <w:spacing w:line="360" w:lineRule="auto"/>
        <w:jc w:val="both"/>
        <w:rPr>
          <w:rFonts w:ascii="Times New Roman" w:hAnsi="Times New Roman"/>
          <w:b/>
          <w:sz w:val="24"/>
          <w:szCs w:val="24"/>
          <w:vertAlign w:val="baseline"/>
          <w:lang w:val="en-GB"/>
        </w:rPr>
      </w:pPr>
      <w:r w:rsidRPr="009F156E">
        <w:rPr>
          <w:rFonts w:ascii="Times New Roman" w:hAnsi="Times New Roman"/>
          <w:b/>
          <w:sz w:val="24"/>
          <w:szCs w:val="24"/>
          <w:vertAlign w:val="baseline"/>
          <w:lang w:val="en-GB"/>
        </w:rPr>
        <w:t>Fig 2.1 Pure substance phase diagram</w:t>
      </w:r>
    </w:p>
    <w:p w:rsidR="00A16FE0" w:rsidRDefault="00A16FE0" w:rsidP="009C29CD">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lastRenderedPageBreak/>
        <w:drawing>
          <wp:inline distT="0" distB="0" distL="0" distR="0">
            <wp:extent cx="5943600" cy="4145920"/>
            <wp:effectExtent l="19050" t="0" r="0" b="0"/>
            <wp:docPr id="2" name="Picture 2" descr="C:\Users\Wolexzo07\Pictures\pro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lexzo07\Pictures\project\2-2.png"/>
                    <pic:cNvPicPr>
                      <a:picLocks noChangeAspect="1" noChangeArrowheads="1"/>
                    </pic:cNvPicPr>
                  </pic:nvPicPr>
                  <pic:blipFill>
                    <a:blip r:embed="rId13"/>
                    <a:srcRect/>
                    <a:stretch>
                      <a:fillRect/>
                    </a:stretch>
                  </pic:blipFill>
                  <pic:spPr bwMode="auto">
                    <a:xfrm>
                      <a:off x="0" y="0"/>
                      <a:ext cx="5943600" cy="4145920"/>
                    </a:xfrm>
                    <a:prstGeom prst="rect">
                      <a:avLst/>
                    </a:prstGeom>
                    <a:noFill/>
                    <a:ln w="9525">
                      <a:noFill/>
                      <a:miter lim="800000"/>
                      <a:headEnd/>
                      <a:tailEnd/>
                    </a:ln>
                  </pic:spPr>
                </pic:pic>
              </a:graphicData>
            </a:graphic>
          </wp:inline>
        </w:drawing>
      </w:r>
    </w:p>
    <w:p w:rsidR="00A16FE0" w:rsidRPr="009F156E" w:rsidRDefault="00A16FE0" w:rsidP="009C29CD">
      <w:pPr>
        <w:pStyle w:val="PlainText"/>
        <w:tabs>
          <w:tab w:val="num" w:pos="0"/>
        </w:tabs>
        <w:jc w:val="both"/>
        <w:rPr>
          <w:rFonts w:ascii="Times New Roman" w:hAnsi="Times New Roman"/>
          <w:b/>
        </w:rPr>
      </w:pPr>
      <w:r w:rsidRPr="009F156E">
        <w:rPr>
          <w:rFonts w:ascii="Times New Roman" w:hAnsi="Times New Roman"/>
          <w:b/>
          <w:sz w:val="24"/>
          <w:szCs w:val="24"/>
          <w:vertAlign w:val="baseline"/>
          <w:lang w:val="en-GB"/>
        </w:rPr>
        <w:t xml:space="preserve">Fig 2.2: </w:t>
      </w:r>
      <w:r w:rsidRPr="009F156E">
        <w:rPr>
          <w:rFonts w:ascii="Times New Roman" w:hAnsi="Times New Roman"/>
          <w:b/>
          <w:sz w:val="24"/>
          <w:vertAlign w:val="baseline"/>
          <w:lang w:val="en-GB"/>
        </w:rPr>
        <w:t>Pure Substance Phase Diagram Indicating Isothermal Expansion</w:t>
      </w:r>
    </w:p>
    <w:p w:rsidR="00A16FE0" w:rsidRDefault="00A16FE0" w:rsidP="009C29CD">
      <w:pPr>
        <w:pStyle w:val="PlainText"/>
        <w:spacing w:line="360" w:lineRule="auto"/>
        <w:jc w:val="both"/>
        <w:rPr>
          <w:rFonts w:ascii="Times New Roman" w:hAnsi="Times New Roman"/>
          <w:sz w:val="24"/>
          <w:szCs w:val="24"/>
          <w:vertAlign w:val="baseline"/>
          <w:lang w:val="en-GB"/>
        </w:rPr>
      </w:pPr>
    </w:p>
    <w:p w:rsidR="00A16FE0" w:rsidRDefault="00A16FE0" w:rsidP="009C29CD">
      <w:pPr>
        <w:pStyle w:val="PlainText"/>
        <w:spacing w:line="360" w:lineRule="auto"/>
        <w:jc w:val="both"/>
        <w:rPr>
          <w:rFonts w:ascii="Times New Roman" w:hAnsi="Times New Roman"/>
          <w:sz w:val="24"/>
          <w:szCs w:val="24"/>
          <w:vertAlign w:val="baseline"/>
          <w:lang w:val="en-GB"/>
        </w:rPr>
      </w:pPr>
    </w:p>
    <w:p w:rsidR="00A16FE0" w:rsidRPr="00FF5A43" w:rsidRDefault="00A16FE0" w:rsidP="009C29CD">
      <w:pPr>
        <w:pStyle w:val="PlainText"/>
        <w:numPr>
          <w:ilvl w:val="0"/>
          <w:numId w:val="9"/>
        </w:numPr>
        <w:spacing w:line="360" w:lineRule="auto"/>
        <w:ind w:left="720" w:hanging="720"/>
        <w:jc w:val="both"/>
        <w:rPr>
          <w:rFonts w:ascii="Times New Roman" w:hAnsi="Times New Roman"/>
          <w:sz w:val="24"/>
          <w:vertAlign w:val="baseline"/>
          <w:lang w:val="en-GB"/>
        </w:rPr>
      </w:pPr>
      <w:r w:rsidRPr="00FF5A43">
        <w:rPr>
          <w:rFonts w:ascii="Times New Roman" w:hAnsi="Times New Roman"/>
          <w:b/>
          <w:sz w:val="24"/>
          <w:vertAlign w:val="baseline"/>
          <w:lang w:val="en-GB"/>
        </w:rPr>
        <w:t>Dew Point</w:t>
      </w:r>
    </w:p>
    <w:p w:rsidR="00A16FE0" w:rsidRPr="00FF5A43" w:rsidRDefault="00A16FE0" w:rsidP="009C29CD">
      <w:pPr>
        <w:pStyle w:val="PlainText"/>
        <w:tabs>
          <w:tab w:val="num" w:pos="0"/>
        </w:tabs>
        <w:spacing w:line="360" w:lineRule="auto"/>
        <w:ind w:left="720" w:hanging="720"/>
        <w:jc w:val="both"/>
        <w:rPr>
          <w:rFonts w:ascii="Times New Roman" w:hAnsi="Times New Roman"/>
          <w:sz w:val="24"/>
          <w:vertAlign w:val="baseline"/>
          <w:lang w:val="en-GB"/>
        </w:rPr>
      </w:pPr>
      <w:r w:rsidRPr="00FF5A43">
        <w:rPr>
          <w:rFonts w:ascii="Times New Roman" w:hAnsi="Times New Roman"/>
          <w:sz w:val="24"/>
          <w:vertAlign w:val="baseline"/>
          <w:lang w:val="en-GB"/>
        </w:rPr>
        <w:tab/>
        <w:t xml:space="preserve">Conversely, looking at it from the gas phase, starting from pressure at point 2 which is totally gas, as the pressure increases at constant temperature, the molecules are compressed, </w:t>
      </w:r>
      <w:proofErr w:type="spellStart"/>
      <w:r w:rsidRPr="00FF5A43">
        <w:rPr>
          <w:rFonts w:ascii="Times New Roman" w:hAnsi="Times New Roman"/>
          <w:sz w:val="24"/>
          <w:vertAlign w:val="baseline"/>
          <w:lang w:val="en-GB"/>
        </w:rPr>
        <w:t>loosing</w:t>
      </w:r>
      <w:proofErr w:type="spellEnd"/>
      <w:r w:rsidRPr="00FF5A43">
        <w:rPr>
          <w:rFonts w:ascii="Times New Roman" w:hAnsi="Times New Roman"/>
          <w:sz w:val="24"/>
          <w:vertAlign w:val="baseline"/>
          <w:lang w:val="en-GB"/>
        </w:rPr>
        <w:t xml:space="preserve"> the intermolecular distance and kinetic energy.  At the vapour pressure line, a drop of liquid (vapour) will form.  This is the dew point. For a pure substance, the gas dew point and the liquid bubble point are the </w:t>
      </w:r>
      <w:r w:rsidR="0067552E" w:rsidRPr="00FF5A43">
        <w:rPr>
          <w:rFonts w:ascii="Times New Roman" w:hAnsi="Times New Roman"/>
          <w:sz w:val="24"/>
          <w:vertAlign w:val="baseline"/>
          <w:lang w:val="en-GB"/>
        </w:rPr>
        <w:t>same. The</w:t>
      </w:r>
      <w:r w:rsidRPr="00FF5A43">
        <w:rPr>
          <w:rFonts w:ascii="Times New Roman" w:hAnsi="Times New Roman"/>
          <w:sz w:val="24"/>
          <w:vertAlign w:val="baseline"/>
          <w:lang w:val="en-GB"/>
        </w:rPr>
        <w:t xml:space="preserve"> above described trend with constant temperature for bubble/dew points, melting/crystallisation points and</w:t>
      </w:r>
      <w:r>
        <w:rPr>
          <w:rFonts w:ascii="Times New Roman" w:hAnsi="Times New Roman"/>
          <w:sz w:val="24"/>
          <w:vertAlign w:val="baseline"/>
          <w:lang w:val="en-GB"/>
        </w:rPr>
        <w:t xml:space="preserve"> sublimation points as in Fig 2.</w:t>
      </w:r>
      <w:r w:rsidRPr="00FF5A43">
        <w:rPr>
          <w:rFonts w:ascii="Times New Roman" w:hAnsi="Times New Roman"/>
          <w:sz w:val="24"/>
          <w:vertAlign w:val="baseline"/>
          <w:lang w:val="en-GB"/>
        </w:rPr>
        <w:t>2, also applies when pressure is held constant and temperature is</w:t>
      </w:r>
      <w:r>
        <w:rPr>
          <w:rFonts w:ascii="Times New Roman" w:hAnsi="Times New Roman"/>
          <w:sz w:val="24"/>
          <w:vertAlign w:val="baseline"/>
          <w:lang w:val="en-GB"/>
        </w:rPr>
        <w:t xml:space="preserve"> increased or decreased.  Fig 2.</w:t>
      </w:r>
      <w:r w:rsidRPr="00FF5A43">
        <w:rPr>
          <w:rFonts w:ascii="Times New Roman" w:hAnsi="Times New Roman"/>
          <w:sz w:val="24"/>
          <w:vertAlign w:val="baseline"/>
          <w:lang w:val="en-GB"/>
        </w:rPr>
        <w:t xml:space="preserve">3 uses a mercury and pure substance liquid filled cylinder cell to illustrate this relationship in the liquid/vapour section of the phase diagram. Temperature is increased by addition of heat, while the pressure is held constant by the removal of mercury from the cell. At condition A which </w:t>
      </w:r>
      <w:r>
        <w:rPr>
          <w:rFonts w:ascii="Times New Roman" w:hAnsi="Times New Roman"/>
          <w:sz w:val="24"/>
          <w:vertAlign w:val="baseline"/>
          <w:lang w:val="en-GB"/>
        </w:rPr>
        <w:t xml:space="preserve">corresponds to </w:t>
      </w:r>
      <w:r>
        <w:rPr>
          <w:rFonts w:ascii="Times New Roman" w:hAnsi="Times New Roman"/>
          <w:sz w:val="24"/>
          <w:vertAlign w:val="baseline"/>
          <w:lang w:val="en-GB"/>
        </w:rPr>
        <w:lastRenderedPageBreak/>
        <w:t>point 1 in Fig 2.</w:t>
      </w:r>
      <w:r w:rsidRPr="00FF5A43">
        <w:rPr>
          <w:rFonts w:ascii="Times New Roman" w:hAnsi="Times New Roman"/>
          <w:sz w:val="24"/>
          <w:vertAlign w:val="baseline"/>
          <w:lang w:val="en-GB"/>
        </w:rPr>
        <w:t xml:space="preserve">4, the cell is full of liquid (liquid state). With subsequent application of heat, gas </w:t>
      </w:r>
      <w:r w:rsidR="00EF375E" w:rsidRPr="00731310">
        <w:rPr>
          <w:rFonts w:ascii="Times New Roman" w:hAnsi="Times New Roman"/>
          <w:sz w:val="24"/>
          <w:vertAlign w:val="baseline"/>
          <w:lang w:val="en-GB"/>
        </w:rPr>
        <w:t>forms out of the liquid</w:t>
      </w:r>
      <w:r w:rsidRPr="00FF5A43">
        <w:rPr>
          <w:rFonts w:ascii="Times New Roman" w:hAnsi="Times New Roman"/>
          <w:sz w:val="24"/>
          <w:vertAlign w:val="baseline"/>
          <w:lang w:val="en-GB"/>
        </w:rPr>
        <w:t xml:space="preserve"> and co-exists with liquid at constant pressure until all the liquid has evaporated and the cell is full of o</w:t>
      </w:r>
      <w:r>
        <w:rPr>
          <w:rFonts w:ascii="Times New Roman" w:hAnsi="Times New Roman"/>
          <w:sz w:val="24"/>
          <w:vertAlign w:val="baseline"/>
          <w:lang w:val="en-GB"/>
        </w:rPr>
        <w:t>nly gas at condition D in Fig 2.</w:t>
      </w:r>
      <w:r w:rsidRPr="00FF5A43">
        <w:rPr>
          <w:rFonts w:ascii="Times New Roman" w:hAnsi="Times New Roman"/>
          <w:sz w:val="24"/>
          <w:vertAlign w:val="baseline"/>
          <w:lang w:val="en-GB"/>
        </w:rPr>
        <w:t>3 (The dew point). Subsequent heat application res</w:t>
      </w:r>
      <w:r>
        <w:rPr>
          <w:rFonts w:ascii="Times New Roman" w:hAnsi="Times New Roman"/>
          <w:sz w:val="24"/>
          <w:vertAlign w:val="baseline"/>
          <w:lang w:val="en-GB"/>
        </w:rPr>
        <w:t>ults in expansion of gas. Fig 2.</w:t>
      </w:r>
      <w:r w:rsidRPr="00FF5A43">
        <w:rPr>
          <w:rFonts w:ascii="Times New Roman" w:hAnsi="Times New Roman"/>
          <w:sz w:val="24"/>
          <w:vertAlign w:val="baseline"/>
          <w:lang w:val="en-GB"/>
        </w:rPr>
        <w:t>4 is a phase diagram depicting these conditions.</w:t>
      </w:r>
    </w:p>
    <w:p w:rsidR="00A16FE0" w:rsidRDefault="00A16FE0" w:rsidP="009C29CD">
      <w:pPr>
        <w:pStyle w:val="PlainText"/>
        <w:spacing w:line="360" w:lineRule="auto"/>
        <w:ind w:left="720"/>
        <w:jc w:val="both"/>
        <w:rPr>
          <w:rFonts w:ascii="Times New Roman" w:hAnsi="Times New Roman"/>
          <w:sz w:val="24"/>
          <w:vertAlign w:val="baseline"/>
          <w:lang w:val="en-GB"/>
        </w:rPr>
      </w:pPr>
      <w:r w:rsidRPr="00FF5A43">
        <w:rPr>
          <w:rFonts w:ascii="Times New Roman" w:hAnsi="Times New Roman"/>
          <w:sz w:val="24"/>
          <w:vertAlign w:val="baseline"/>
          <w:lang w:val="en-GB"/>
        </w:rPr>
        <w:t>A cautionary note must be addressed here. Vapour drop actually forms from a saturated gaseous state of any substance as a result of reduction in kinetic energy and inter-molecular space due to pressure increase or/and temperature decrease. On the other hand, with the opposites of the above measures, liquid molecules will gain enough energy to vaporise to vapour in the gaseous phase. This is commonly referred to as gas (vapour) bubbling out of the liquid. So, although there is a marked difference between a gas bubble and a vapour drop, these two terms, vapour and gas, will be use</w:t>
      </w:r>
      <w:r>
        <w:rPr>
          <w:rFonts w:ascii="Times New Roman" w:hAnsi="Times New Roman"/>
          <w:sz w:val="24"/>
          <w:vertAlign w:val="baseline"/>
          <w:lang w:val="en-GB"/>
        </w:rPr>
        <w:t>d interchangeably in this project</w:t>
      </w:r>
      <w:r w:rsidRPr="00FF5A43">
        <w:rPr>
          <w:rFonts w:ascii="Times New Roman" w:hAnsi="Times New Roman"/>
          <w:sz w:val="24"/>
          <w:vertAlign w:val="baseline"/>
          <w:lang w:val="en-GB"/>
        </w:rPr>
        <w:t>.</w:t>
      </w:r>
    </w:p>
    <w:p w:rsidR="00A16FE0" w:rsidRDefault="00EF375E" w:rsidP="009C29CD">
      <w:pPr>
        <w:pStyle w:val="PlainText"/>
        <w:spacing w:line="360" w:lineRule="auto"/>
        <w:ind w:left="720"/>
        <w:jc w:val="both"/>
        <w:rPr>
          <w:rFonts w:ascii="Times New Roman" w:hAnsi="Times New Roman"/>
          <w:sz w:val="24"/>
          <w:vertAlign w:val="baseline"/>
          <w:lang w:val="en-GB"/>
        </w:rPr>
      </w:pPr>
      <w:r>
        <w:rPr>
          <w:rFonts w:ascii="Times New Roman" w:hAnsi="Times New Roman"/>
          <w:noProof/>
          <w:sz w:val="24"/>
          <w:vertAlign w:val="baseline"/>
        </w:rPr>
        <w:drawing>
          <wp:anchor distT="0" distB="0" distL="114300" distR="114300" simplePos="0" relativeHeight="251658240" behindDoc="1" locked="0" layoutInCell="1" allowOverlap="1">
            <wp:simplePos x="0" y="0"/>
            <wp:positionH relativeFrom="column">
              <wp:posOffset>-635</wp:posOffset>
            </wp:positionH>
            <wp:positionV relativeFrom="paragraph">
              <wp:posOffset>262890</wp:posOffset>
            </wp:positionV>
            <wp:extent cx="5656580" cy="3413760"/>
            <wp:effectExtent l="0" t="0" r="1270" b="0"/>
            <wp:wrapTight wrapText="bothSides">
              <wp:wrapPolygon edited="0">
                <wp:start x="0" y="0"/>
                <wp:lineTo x="0" y="20973"/>
                <wp:lineTo x="3273" y="21214"/>
                <wp:lineTo x="4947" y="21214"/>
                <wp:lineTo x="21532" y="20973"/>
                <wp:lineTo x="21532" y="0"/>
                <wp:lineTo x="0" y="0"/>
              </wp:wrapPolygon>
            </wp:wrapTight>
            <wp:docPr id="3" name="Picture 3" descr="C:\Users\Wolexzo07\Pictures\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exzo07\Pictures\project\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580" cy="3413760"/>
                    </a:xfrm>
                    <a:prstGeom prst="rect">
                      <a:avLst/>
                    </a:prstGeom>
                    <a:noFill/>
                    <a:ln w="9525">
                      <a:noFill/>
                      <a:miter lim="800000"/>
                      <a:headEnd/>
                      <a:tailEnd/>
                    </a:ln>
                  </pic:spPr>
                </pic:pic>
              </a:graphicData>
            </a:graphic>
          </wp:anchor>
        </w:drawing>
      </w:r>
    </w:p>
    <w:p w:rsidR="00A16FE0" w:rsidRDefault="00A16FE0" w:rsidP="009C29CD">
      <w:pPr>
        <w:pStyle w:val="PlainText"/>
        <w:spacing w:line="360" w:lineRule="auto"/>
        <w:ind w:left="720"/>
        <w:jc w:val="both"/>
        <w:rPr>
          <w:rFonts w:ascii="Times New Roman" w:hAnsi="Times New Roman"/>
          <w:sz w:val="24"/>
          <w:vertAlign w:val="baseline"/>
          <w:lang w:val="en-GB"/>
        </w:rPr>
      </w:pPr>
    </w:p>
    <w:p w:rsidR="00A16FE0" w:rsidRPr="009F68A1" w:rsidRDefault="00A16FE0" w:rsidP="009C29CD">
      <w:pPr>
        <w:pStyle w:val="PlainText"/>
        <w:spacing w:line="360" w:lineRule="auto"/>
        <w:ind w:left="720"/>
        <w:jc w:val="both"/>
        <w:rPr>
          <w:rFonts w:ascii="Times New Roman" w:hAnsi="Times New Roman"/>
          <w:b/>
          <w:sz w:val="24"/>
          <w:vertAlign w:val="baseline"/>
          <w:lang w:val="en-GB"/>
        </w:rPr>
      </w:pPr>
      <w:r w:rsidRPr="009F68A1">
        <w:rPr>
          <w:rFonts w:ascii="Times New Roman" w:hAnsi="Times New Roman"/>
          <w:b/>
          <w:sz w:val="24"/>
          <w:vertAlign w:val="baseline"/>
          <w:lang w:val="en-GB"/>
        </w:rPr>
        <w:t>Fig 2.3 Vaporization of pure substance at constant pressure</w:t>
      </w:r>
    </w:p>
    <w:p w:rsidR="00A16FE0" w:rsidRDefault="00A16FE0" w:rsidP="009C29CD">
      <w:pPr>
        <w:pStyle w:val="PlainText"/>
        <w:spacing w:line="360" w:lineRule="auto"/>
        <w:ind w:left="720"/>
        <w:jc w:val="both"/>
        <w:rPr>
          <w:rFonts w:ascii="Times New Roman" w:hAnsi="Times New Roman"/>
          <w:sz w:val="24"/>
          <w:vertAlign w:val="baseline"/>
          <w:lang w:val="en-GB"/>
        </w:rPr>
      </w:pPr>
    </w:p>
    <w:p w:rsidR="00A16FE0" w:rsidRPr="00A71434" w:rsidRDefault="00A16FE0" w:rsidP="009C29CD">
      <w:pPr>
        <w:pStyle w:val="PlainText"/>
        <w:spacing w:line="360" w:lineRule="auto"/>
        <w:jc w:val="both"/>
        <w:rPr>
          <w:rFonts w:ascii="Times New Roman" w:hAnsi="Times New Roman"/>
          <w:sz w:val="24"/>
          <w:vertAlign w:val="baseline"/>
          <w:lang w:val="en-GB"/>
        </w:rPr>
      </w:pPr>
      <w:r w:rsidRPr="00A71434">
        <w:rPr>
          <w:rFonts w:ascii="Times New Roman" w:hAnsi="Times New Roman"/>
          <w:b/>
          <w:sz w:val="24"/>
          <w:vertAlign w:val="baseline"/>
          <w:lang w:val="en-GB"/>
        </w:rPr>
        <w:t>The Melting Pont Line</w:t>
      </w:r>
    </w:p>
    <w:p w:rsidR="00A16FE0" w:rsidRPr="00A71434" w:rsidRDefault="00A16FE0" w:rsidP="009C29CD">
      <w:pPr>
        <w:pStyle w:val="PlainText"/>
        <w:spacing w:line="360" w:lineRule="auto"/>
        <w:jc w:val="both"/>
        <w:rPr>
          <w:rFonts w:ascii="Times New Roman" w:hAnsi="Times New Roman"/>
          <w:sz w:val="24"/>
          <w:vertAlign w:val="baseline"/>
          <w:lang w:val="en-GB"/>
        </w:rPr>
      </w:pPr>
      <w:r w:rsidRPr="00A71434">
        <w:rPr>
          <w:rFonts w:ascii="Times New Roman" w:hAnsi="Times New Roman"/>
          <w:sz w:val="24"/>
          <w:vertAlign w:val="baseline"/>
          <w:lang w:val="en-GB"/>
        </w:rPr>
        <w:lastRenderedPageBreak/>
        <w:t>This is line TA which divides the solid and liquid phases. The points along this line indicate all pressure-temperature conditions for the co-existence of liquid and solid phase of the substance. Line 5-6 shows that as pressure drops at constant temperature, the same phenomenon of decrease in molecular attraction attended with increase in kinetic energy occurs until a point on the melting point line is reached and a drop of liquid begins to form.</w:t>
      </w:r>
    </w:p>
    <w:p w:rsidR="00A16FE0" w:rsidRPr="00A71434" w:rsidRDefault="00A16FE0" w:rsidP="009C29CD">
      <w:pPr>
        <w:pStyle w:val="PlainText"/>
        <w:spacing w:line="360" w:lineRule="auto"/>
        <w:jc w:val="both"/>
        <w:rPr>
          <w:rFonts w:ascii="Times New Roman" w:hAnsi="Times New Roman"/>
          <w:sz w:val="24"/>
          <w:vertAlign w:val="baseline"/>
          <w:lang w:val="en-GB"/>
        </w:rPr>
      </w:pPr>
      <w:r w:rsidRPr="00A71434">
        <w:rPr>
          <w:rFonts w:ascii="Times New Roman" w:hAnsi="Times New Roman"/>
          <w:sz w:val="24"/>
          <w:vertAlign w:val="baseline"/>
          <w:lang w:val="en-GB"/>
        </w:rPr>
        <w:t>Conversely, if pressure is progressively increased in the liquid phase from point 6, on getting to the melting point line, ice or solid will begin to form. This is also crystallisation point for a pure substance.</w:t>
      </w:r>
    </w:p>
    <w:p w:rsidR="00A16FE0" w:rsidRPr="00A71434" w:rsidRDefault="00A16FE0" w:rsidP="009C29CD">
      <w:pPr>
        <w:pStyle w:val="PlainText"/>
        <w:tabs>
          <w:tab w:val="num" w:pos="0"/>
        </w:tabs>
        <w:spacing w:line="360" w:lineRule="auto"/>
        <w:jc w:val="both"/>
        <w:rPr>
          <w:rFonts w:ascii="Times New Roman" w:hAnsi="Times New Roman"/>
          <w:sz w:val="24"/>
          <w:vertAlign w:val="baseline"/>
          <w:lang w:val="en-GB"/>
        </w:rPr>
      </w:pPr>
      <w:r w:rsidRPr="00A71434">
        <w:rPr>
          <w:rFonts w:ascii="Times New Roman" w:hAnsi="Times New Roman"/>
          <w:sz w:val="24"/>
          <w:vertAlign w:val="baseline"/>
          <w:lang w:val="en-GB"/>
        </w:rPr>
        <w:t>It should be noted however, that in the crystallisation section, there are many different types of melting point lines, depending on the subst</w:t>
      </w:r>
      <w:r>
        <w:rPr>
          <w:rFonts w:ascii="Times New Roman" w:hAnsi="Times New Roman"/>
          <w:sz w:val="24"/>
          <w:vertAlign w:val="baseline"/>
          <w:lang w:val="en-GB"/>
        </w:rPr>
        <w:t xml:space="preserve">ance. </w:t>
      </w:r>
      <w:r w:rsidRPr="00A71434">
        <w:rPr>
          <w:rFonts w:ascii="Times New Roman" w:hAnsi="Times New Roman"/>
          <w:sz w:val="24"/>
          <w:vertAlign w:val="baseline"/>
          <w:lang w:val="en-GB"/>
        </w:rPr>
        <w:t>But petroleum substances have only one melting point line and as such, we will not bother with different crystallisation lines which give rise to different phases of crystals.</w:t>
      </w:r>
    </w:p>
    <w:p w:rsidR="00A16FE0" w:rsidRDefault="00EF375E" w:rsidP="009C29CD">
      <w:pPr>
        <w:pStyle w:val="PlainText"/>
        <w:spacing w:line="360" w:lineRule="auto"/>
        <w:ind w:left="720"/>
        <w:jc w:val="both"/>
        <w:rPr>
          <w:rFonts w:ascii="Times New Roman" w:hAnsi="Times New Roman"/>
          <w:sz w:val="26"/>
          <w:vertAlign w:val="baseline"/>
          <w:lang w:val="en-GB"/>
        </w:rPr>
      </w:pPr>
      <w:r>
        <w:rPr>
          <w:rFonts w:ascii="Times New Roman" w:hAnsi="Times New Roman"/>
          <w:noProof/>
          <w:sz w:val="26"/>
          <w:vertAlign w:val="baseline"/>
        </w:rPr>
        <w:drawing>
          <wp:anchor distT="0" distB="0" distL="114300" distR="114300" simplePos="0" relativeHeight="251659264" behindDoc="1" locked="0" layoutInCell="1" allowOverlap="1">
            <wp:simplePos x="0" y="0"/>
            <wp:positionH relativeFrom="column">
              <wp:posOffset>-362585</wp:posOffset>
            </wp:positionH>
            <wp:positionV relativeFrom="paragraph">
              <wp:posOffset>165735</wp:posOffset>
            </wp:positionV>
            <wp:extent cx="5665470" cy="4017645"/>
            <wp:effectExtent l="0" t="0" r="0" b="1905"/>
            <wp:wrapTight wrapText="bothSides">
              <wp:wrapPolygon edited="0">
                <wp:start x="0" y="0"/>
                <wp:lineTo x="0" y="21508"/>
                <wp:lineTo x="21498" y="21508"/>
                <wp:lineTo x="21498" y="0"/>
                <wp:lineTo x="0" y="0"/>
              </wp:wrapPolygon>
            </wp:wrapTight>
            <wp:docPr id="4" name="Picture 1" descr="C:\Users\Wolexzo07\Pictures\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exzo07\Pictures\project\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5470" cy="4017645"/>
                    </a:xfrm>
                    <a:prstGeom prst="rect">
                      <a:avLst/>
                    </a:prstGeom>
                    <a:noFill/>
                    <a:ln w="9525">
                      <a:noFill/>
                      <a:miter lim="800000"/>
                      <a:headEnd/>
                      <a:tailEnd/>
                    </a:ln>
                  </pic:spPr>
                </pic:pic>
              </a:graphicData>
            </a:graphic>
          </wp:anchor>
        </w:drawing>
      </w:r>
    </w:p>
    <w:p w:rsidR="00A16FE0" w:rsidRDefault="00A16FE0" w:rsidP="009C29CD">
      <w:pPr>
        <w:pStyle w:val="PlainText"/>
        <w:spacing w:line="360" w:lineRule="auto"/>
        <w:ind w:left="720"/>
        <w:jc w:val="both"/>
        <w:rPr>
          <w:ins w:id="7" w:author="Ogbarode" w:date="2016-08-24T09:18:00Z"/>
          <w:rFonts w:ascii="Arial" w:hAnsi="Arial" w:cs="Arial"/>
          <w:b/>
          <w:sz w:val="22"/>
          <w:vertAlign w:val="baseline"/>
          <w:lang w:val="en-GB"/>
        </w:rPr>
      </w:pPr>
    </w:p>
    <w:p w:rsidR="00EF375E" w:rsidRDefault="00EF375E" w:rsidP="009C29CD">
      <w:pPr>
        <w:pStyle w:val="PlainText"/>
        <w:spacing w:line="360" w:lineRule="auto"/>
        <w:ind w:left="720"/>
        <w:jc w:val="both"/>
        <w:rPr>
          <w:ins w:id="8"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9"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0"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1"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2"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3"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4"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5"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6"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7"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8"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19"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20"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21"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ins w:id="22" w:author="Ogbarode" w:date="2016-08-24T09:19:00Z"/>
          <w:rFonts w:ascii="Arial" w:hAnsi="Arial" w:cs="Arial"/>
          <w:b/>
          <w:sz w:val="22"/>
          <w:vertAlign w:val="baseline"/>
          <w:lang w:val="en-GB"/>
        </w:rPr>
      </w:pPr>
    </w:p>
    <w:p w:rsidR="00EF375E" w:rsidRDefault="00EF375E" w:rsidP="009C29CD">
      <w:pPr>
        <w:pStyle w:val="PlainText"/>
        <w:spacing w:line="360" w:lineRule="auto"/>
        <w:ind w:left="720"/>
        <w:jc w:val="both"/>
        <w:rPr>
          <w:rFonts w:ascii="Arial" w:hAnsi="Arial" w:cs="Arial"/>
          <w:b/>
          <w:sz w:val="22"/>
          <w:vertAlign w:val="baseline"/>
          <w:lang w:val="en-GB"/>
        </w:rPr>
      </w:pPr>
    </w:p>
    <w:p w:rsidR="00EF375E" w:rsidRPr="00FD308D" w:rsidRDefault="00A16FE0" w:rsidP="00FD308D">
      <w:pPr>
        <w:pStyle w:val="PlainText"/>
        <w:spacing w:line="360" w:lineRule="auto"/>
        <w:ind w:left="720"/>
        <w:jc w:val="both"/>
        <w:rPr>
          <w:ins w:id="23" w:author="Ogbarode" w:date="2016-08-24T09:22:00Z"/>
          <w:rFonts w:ascii="Times New Roman" w:hAnsi="Times New Roman"/>
          <w:sz w:val="28"/>
          <w:vertAlign w:val="baseline"/>
          <w:lang w:val="en-GB"/>
        </w:rPr>
      </w:pPr>
      <w:r>
        <w:rPr>
          <w:rFonts w:ascii="Times New Roman" w:hAnsi="Times New Roman"/>
          <w:b/>
          <w:sz w:val="24"/>
          <w:vertAlign w:val="baseline"/>
          <w:lang w:val="en-GB"/>
        </w:rPr>
        <w:t>Fig. 2.</w:t>
      </w:r>
      <w:r w:rsidRPr="00054E87">
        <w:rPr>
          <w:rFonts w:ascii="Times New Roman" w:hAnsi="Times New Roman"/>
          <w:b/>
          <w:sz w:val="24"/>
          <w:vertAlign w:val="baseline"/>
          <w:lang w:val="en-GB"/>
        </w:rPr>
        <w:t>4 Pure Substance Phase Diagram Illustrating Isobaric Temperature Chang</w:t>
      </w:r>
    </w:p>
    <w:p w:rsidR="00A16FE0" w:rsidRPr="00824567" w:rsidRDefault="00A16FE0" w:rsidP="009C29CD">
      <w:pPr>
        <w:pStyle w:val="Heading3"/>
        <w:jc w:val="both"/>
        <w:rPr>
          <w:rFonts w:ascii="Times New Roman" w:hAnsi="Times New Roman"/>
          <w:sz w:val="26"/>
        </w:rPr>
      </w:pPr>
      <w:r>
        <w:rPr>
          <w:rFonts w:ascii="Times New Roman" w:hAnsi="Times New Roman"/>
          <w:sz w:val="26"/>
        </w:rPr>
        <w:lastRenderedPageBreak/>
        <w:t>2.3 OIL-GAS S</w:t>
      </w:r>
      <w:r w:rsidRPr="00824567">
        <w:rPr>
          <w:rFonts w:ascii="Times New Roman" w:hAnsi="Times New Roman"/>
          <w:sz w:val="26"/>
        </w:rPr>
        <w:t>EPARATION and SAPARATION METHODS</w:t>
      </w:r>
    </w:p>
    <w:p w:rsidR="00A16FE0" w:rsidRPr="00824567" w:rsidRDefault="00A16FE0" w:rsidP="009C29CD">
      <w:pPr>
        <w:spacing w:line="360" w:lineRule="auto"/>
        <w:jc w:val="both"/>
        <w:rPr>
          <w:rFonts w:ascii="Times New Roman" w:hAnsi="Times New Roman" w:cs="Times New Roman"/>
          <w:sz w:val="24"/>
          <w:szCs w:val="24"/>
        </w:rPr>
      </w:pPr>
      <w:r w:rsidRPr="00824567">
        <w:rPr>
          <w:rFonts w:ascii="Times New Roman" w:hAnsi="Times New Roman" w:cs="Times New Roman"/>
          <w:sz w:val="24"/>
          <w:szCs w:val="24"/>
        </w:rPr>
        <w:t>The understanding of the underlying theory of oil and gas separation of the typical reservoir  effluent of hydrocarbon mixtures require basic assumption of such effluent mixture being made up of three main groups of hydrocarbons:</w:t>
      </w:r>
    </w:p>
    <w:p w:rsidR="00A16FE0" w:rsidRPr="00824567" w:rsidRDefault="00A16FE0" w:rsidP="009C29CD">
      <w:pPr>
        <w:numPr>
          <w:ilvl w:val="0"/>
          <w:numId w:val="10"/>
        </w:numPr>
        <w:spacing w:after="0" w:line="360" w:lineRule="auto"/>
        <w:jc w:val="both"/>
        <w:rPr>
          <w:rFonts w:ascii="Times New Roman" w:hAnsi="Times New Roman" w:cs="Times New Roman"/>
          <w:sz w:val="24"/>
          <w:szCs w:val="24"/>
        </w:rPr>
      </w:pPr>
      <w:r w:rsidRPr="00824567">
        <w:rPr>
          <w:rFonts w:ascii="Times New Roman" w:hAnsi="Times New Roman" w:cs="Times New Roman"/>
          <w:sz w:val="24"/>
          <w:szCs w:val="24"/>
        </w:rPr>
        <w:t xml:space="preserve">The </w:t>
      </w:r>
      <w:r w:rsidRPr="00824567">
        <w:rPr>
          <w:rFonts w:ascii="Times New Roman" w:hAnsi="Times New Roman" w:cs="Times New Roman"/>
          <w:b/>
          <w:sz w:val="24"/>
          <w:szCs w:val="24"/>
        </w:rPr>
        <w:t>Light Group</w:t>
      </w:r>
      <w:r w:rsidRPr="00824567">
        <w:rPr>
          <w:rFonts w:ascii="Times New Roman" w:hAnsi="Times New Roman" w:cs="Times New Roman"/>
          <w:sz w:val="24"/>
          <w:szCs w:val="24"/>
        </w:rPr>
        <w:t xml:space="preserve"> consisting of Methane (</w:t>
      </w:r>
      <w:r w:rsidRPr="00824567">
        <w:rPr>
          <w:rFonts w:ascii="Times New Roman" w:hAnsi="Times New Roman" w:cs="Times New Roman"/>
          <w:b/>
          <w:sz w:val="24"/>
          <w:szCs w:val="24"/>
        </w:rPr>
        <w:t>CH</w:t>
      </w:r>
      <w:r w:rsidRPr="00824567">
        <w:rPr>
          <w:rFonts w:ascii="Times New Roman" w:hAnsi="Times New Roman" w:cs="Times New Roman"/>
          <w:b/>
          <w:sz w:val="24"/>
          <w:szCs w:val="24"/>
          <w:vertAlign w:val="subscript"/>
        </w:rPr>
        <w:t>4</w:t>
      </w:r>
      <w:r w:rsidRPr="00824567">
        <w:rPr>
          <w:rFonts w:ascii="Times New Roman" w:hAnsi="Times New Roman" w:cs="Times New Roman"/>
          <w:sz w:val="24"/>
          <w:szCs w:val="24"/>
        </w:rPr>
        <w:t>) and Ethane (</w:t>
      </w:r>
      <w:r w:rsidRPr="00824567">
        <w:rPr>
          <w:rFonts w:ascii="Times New Roman" w:hAnsi="Times New Roman" w:cs="Times New Roman"/>
          <w:b/>
          <w:sz w:val="24"/>
          <w:szCs w:val="24"/>
        </w:rPr>
        <w:t>C</w:t>
      </w:r>
      <w:r w:rsidRPr="00824567">
        <w:rPr>
          <w:rFonts w:ascii="Times New Roman" w:hAnsi="Times New Roman" w:cs="Times New Roman"/>
          <w:b/>
          <w:sz w:val="24"/>
          <w:szCs w:val="24"/>
          <w:vertAlign w:val="subscript"/>
        </w:rPr>
        <w:t>2</w:t>
      </w:r>
      <w:r w:rsidRPr="00824567">
        <w:rPr>
          <w:rFonts w:ascii="Times New Roman" w:hAnsi="Times New Roman" w:cs="Times New Roman"/>
          <w:b/>
          <w:sz w:val="24"/>
          <w:szCs w:val="24"/>
        </w:rPr>
        <w:t>H</w:t>
      </w:r>
      <w:r w:rsidRPr="00824567">
        <w:rPr>
          <w:rFonts w:ascii="Times New Roman" w:hAnsi="Times New Roman" w:cs="Times New Roman"/>
          <w:b/>
          <w:sz w:val="24"/>
          <w:szCs w:val="24"/>
          <w:vertAlign w:val="subscript"/>
        </w:rPr>
        <w:t>6</w:t>
      </w:r>
      <w:r w:rsidRPr="00824567">
        <w:rPr>
          <w:rFonts w:ascii="Times New Roman" w:hAnsi="Times New Roman" w:cs="Times New Roman"/>
          <w:sz w:val="24"/>
          <w:szCs w:val="24"/>
        </w:rPr>
        <w:t xml:space="preserve">) </w:t>
      </w:r>
    </w:p>
    <w:p w:rsidR="00A16FE0" w:rsidRPr="00824567" w:rsidRDefault="00A16FE0" w:rsidP="009C29CD">
      <w:pPr>
        <w:numPr>
          <w:ilvl w:val="0"/>
          <w:numId w:val="10"/>
        </w:numPr>
        <w:spacing w:after="0" w:line="360" w:lineRule="auto"/>
        <w:jc w:val="both"/>
        <w:rPr>
          <w:rFonts w:ascii="Times New Roman" w:hAnsi="Times New Roman" w:cs="Times New Roman"/>
          <w:sz w:val="24"/>
          <w:szCs w:val="24"/>
        </w:rPr>
      </w:pPr>
      <w:r w:rsidRPr="00824567">
        <w:rPr>
          <w:rFonts w:ascii="Times New Roman" w:hAnsi="Times New Roman" w:cs="Times New Roman"/>
          <w:sz w:val="24"/>
          <w:szCs w:val="24"/>
        </w:rPr>
        <w:t xml:space="preserve">The </w:t>
      </w:r>
      <w:r w:rsidRPr="00824567">
        <w:rPr>
          <w:rFonts w:ascii="Times New Roman" w:hAnsi="Times New Roman" w:cs="Times New Roman"/>
          <w:b/>
          <w:sz w:val="24"/>
          <w:szCs w:val="24"/>
        </w:rPr>
        <w:t>Intermediate Group</w:t>
      </w:r>
      <w:r w:rsidRPr="00824567">
        <w:rPr>
          <w:rFonts w:ascii="Times New Roman" w:hAnsi="Times New Roman" w:cs="Times New Roman"/>
          <w:sz w:val="24"/>
          <w:szCs w:val="24"/>
        </w:rPr>
        <w:t xml:space="preserve"> consisting of the Propane/Butane (</w:t>
      </w:r>
      <w:r w:rsidRPr="00824567">
        <w:rPr>
          <w:rFonts w:ascii="Times New Roman" w:hAnsi="Times New Roman" w:cs="Times New Roman"/>
          <w:b/>
          <w:sz w:val="24"/>
          <w:szCs w:val="24"/>
        </w:rPr>
        <w:t>C</w:t>
      </w:r>
      <w:r w:rsidRPr="00824567">
        <w:rPr>
          <w:rFonts w:ascii="Times New Roman" w:hAnsi="Times New Roman" w:cs="Times New Roman"/>
          <w:b/>
          <w:sz w:val="24"/>
          <w:szCs w:val="24"/>
          <w:vertAlign w:val="subscript"/>
        </w:rPr>
        <w:t>3</w:t>
      </w:r>
      <w:r w:rsidRPr="00824567">
        <w:rPr>
          <w:rFonts w:ascii="Times New Roman" w:hAnsi="Times New Roman" w:cs="Times New Roman"/>
          <w:b/>
          <w:sz w:val="24"/>
          <w:szCs w:val="24"/>
        </w:rPr>
        <w:t>H</w:t>
      </w:r>
      <w:r w:rsidRPr="00824567">
        <w:rPr>
          <w:rFonts w:ascii="Times New Roman" w:hAnsi="Times New Roman" w:cs="Times New Roman"/>
          <w:b/>
          <w:sz w:val="24"/>
          <w:szCs w:val="24"/>
          <w:vertAlign w:val="subscript"/>
        </w:rPr>
        <w:t>8</w:t>
      </w:r>
      <w:r w:rsidRPr="00824567">
        <w:rPr>
          <w:rFonts w:ascii="Times New Roman" w:hAnsi="Times New Roman" w:cs="Times New Roman"/>
          <w:sz w:val="24"/>
          <w:szCs w:val="24"/>
        </w:rPr>
        <w:t>/</w:t>
      </w:r>
      <w:r w:rsidRPr="00824567">
        <w:rPr>
          <w:rFonts w:ascii="Times New Roman" w:hAnsi="Times New Roman" w:cs="Times New Roman"/>
          <w:b/>
          <w:sz w:val="24"/>
          <w:szCs w:val="24"/>
        </w:rPr>
        <w:t>C</w:t>
      </w:r>
      <w:r w:rsidRPr="00824567">
        <w:rPr>
          <w:rFonts w:ascii="Times New Roman" w:hAnsi="Times New Roman" w:cs="Times New Roman"/>
          <w:b/>
          <w:sz w:val="24"/>
          <w:szCs w:val="24"/>
          <w:vertAlign w:val="subscript"/>
        </w:rPr>
        <w:t>4</w:t>
      </w:r>
      <w:r w:rsidRPr="00824567">
        <w:rPr>
          <w:rFonts w:ascii="Times New Roman" w:hAnsi="Times New Roman" w:cs="Times New Roman"/>
          <w:b/>
          <w:sz w:val="24"/>
          <w:szCs w:val="24"/>
        </w:rPr>
        <w:t>H</w:t>
      </w:r>
      <w:r w:rsidRPr="00824567">
        <w:rPr>
          <w:rFonts w:ascii="Times New Roman" w:hAnsi="Times New Roman" w:cs="Times New Roman"/>
          <w:b/>
          <w:sz w:val="24"/>
          <w:szCs w:val="24"/>
          <w:vertAlign w:val="subscript"/>
        </w:rPr>
        <w:t>10</w:t>
      </w:r>
      <w:r w:rsidRPr="00824567">
        <w:rPr>
          <w:rFonts w:ascii="Times New Roman" w:hAnsi="Times New Roman" w:cs="Times New Roman"/>
          <w:sz w:val="24"/>
          <w:szCs w:val="24"/>
        </w:rPr>
        <w:t>) group and Pentane/Hexane (</w:t>
      </w:r>
      <w:r w:rsidRPr="00824567">
        <w:rPr>
          <w:rFonts w:ascii="Times New Roman" w:hAnsi="Times New Roman" w:cs="Times New Roman"/>
          <w:b/>
          <w:sz w:val="24"/>
          <w:szCs w:val="24"/>
        </w:rPr>
        <w:t>C</w:t>
      </w:r>
      <w:r w:rsidRPr="00824567">
        <w:rPr>
          <w:rFonts w:ascii="Times New Roman" w:hAnsi="Times New Roman" w:cs="Times New Roman"/>
          <w:b/>
          <w:sz w:val="24"/>
          <w:szCs w:val="24"/>
          <w:vertAlign w:val="subscript"/>
        </w:rPr>
        <w:t>5</w:t>
      </w:r>
      <w:r w:rsidRPr="00824567">
        <w:rPr>
          <w:rFonts w:ascii="Times New Roman" w:hAnsi="Times New Roman" w:cs="Times New Roman"/>
          <w:b/>
          <w:sz w:val="24"/>
          <w:szCs w:val="24"/>
        </w:rPr>
        <w:t>H</w:t>
      </w:r>
      <w:r w:rsidRPr="00824567">
        <w:rPr>
          <w:rFonts w:ascii="Times New Roman" w:hAnsi="Times New Roman" w:cs="Times New Roman"/>
          <w:b/>
          <w:sz w:val="24"/>
          <w:szCs w:val="24"/>
          <w:vertAlign w:val="subscript"/>
        </w:rPr>
        <w:t>12</w:t>
      </w:r>
      <w:r w:rsidRPr="00824567">
        <w:rPr>
          <w:rFonts w:ascii="Times New Roman" w:hAnsi="Times New Roman" w:cs="Times New Roman"/>
          <w:sz w:val="24"/>
          <w:szCs w:val="24"/>
        </w:rPr>
        <w:t>/</w:t>
      </w:r>
      <w:r w:rsidRPr="00824567">
        <w:rPr>
          <w:rFonts w:ascii="Times New Roman" w:hAnsi="Times New Roman" w:cs="Times New Roman"/>
          <w:b/>
          <w:sz w:val="24"/>
          <w:szCs w:val="24"/>
        </w:rPr>
        <w:t>C</w:t>
      </w:r>
      <w:r w:rsidRPr="00824567">
        <w:rPr>
          <w:rFonts w:ascii="Times New Roman" w:hAnsi="Times New Roman" w:cs="Times New Roman"/>
          <w:b/>
          <w:sz w:val="24"/>
          <w:szCs w:val="24"/>
          <w:vertAlign w:val="subscript"/>
        </w:rPr>
        <w:t>6</w:t>
      </w:r>
      <w:r w:rsidRPr="00824567">
        <w:rPr>
          <w:rFonts w:ascii="Times New Roman" w:hAnsi="Times New Roman" w:cs="Times New Roman"/>
          <w:b/>
          <w:sz w:val="24"/>
          <w:szCs w:val="24"/>
        </w:rPr>
        <w:t>H</w:t>
      </w:r>
      <w:r w:rsidRPr="00824567">
        <w:rPr>
          <w:rFonts w:ascii="Times New Roman" w:hAnsi="Times New Roman" w:cs="Times New Roman"/>
          <w:b/>
          <w:sz w:val="24"/>
          <w:szCs w:val="24"/>
          <w:vertAlign w:val="subscript"/>
        </w:rPr>
        <w:t>14</w:t>
      </w:r>
      <w:r w:rsidRPr="00824567">
        <w:rPr>
          <w:rFonts w:ascii="Times New Roman" w:hAnsi="Times New Roman" w:cs="Times New Roman"/>
          <w:sz w:val="24"/>
          <w:szCs w:val="24"/>
        </w:rPr>
        <w:t>) group</w:t>
      </w:r>
    </w:p>
    <w:p w:rsidR="00A16FE0" w:rsidRPr="00824567" w:rsidRDefault="00A16FE0" w:rsidP="009C29CD">
      <w:pPr>
        <w:numPr>
          <w:ilvl w:val="0"/>
          <w:numId w:val="10"/>
        </w:numPr>
        <w:spacing w:after="0" w:line="360" w:lineRule="auto"/>
        <w:jc w:val="both"/>
        <w:rPr>
          <w:rFonts w:ascii="Times New Roman" w:hAnsi="Times New Roman" w:cs="Times New Roman"/>
          <w:sz w:val="24"/>
          <w:szCs w:val="24"/>
        </w:rPr>
      </w:pPr>
      <w:r w:rsidRPr="00824567">
        <w:rPr>
          <w:rFonts w:ascii="Times New Roman" w:hAnsi="Times New Roman" w:cs="Times New Roman"/>
          <w:sz w:val="24"/>
          <w:szCs w:val="24"/>
        </w:rPr>
        <w:t xml:space="preserve">The </w:t>
      </w:r>
      <w:r w:rsidRPr="00824567">
        <w:rPr>
          <w:rFonts w:ascii="Times New Roman" w:hAnsi="Times New Roman" w:cs="Times New Roman"/>
          <w:b/>
          <w:sz w:val="24"/>
          <w:szCs w:val="24"/>
        </w:rPr>
        <w:t>Heavy Group</w:t>
      </w:r>
      <w:r w:rsidRPr="00824567">
        <w:rPr>
          <w:rFonts w:ascii="Times New Roman" w:hAnsi="Times New Roman" w:cs="Times New Roman"/>
          <w:sz w:val="24"/>
          <w:szCs w:val="24"/>
        </w:rPr>
        <w:t xml:space="preserve"> consisting of </w:t>
      </w:r>
      <w:proofErr w:type="spellStart"/>
      <w:r w:rsidRPr="00824567">
        <w:rPr>
          <w:rFonts w:ascii="Times New Roman" w:hAnsi="Times New Roman" w:cs="Times New Roman"/>
          <w:sz w:val="24"/>
          <w:szCs w:val="24"/>
        </w:rPr>
        <w:t>Sexan</w:t>
      </w:r>
      <w:proofErr w:type="spellEnd"/>
      <w:r w:rsidRPr="00824567">
        <w:rPr>
          <w:rFonts w:ascii="Times New Roman" w:hAnsi="Times New Roman" w:cs="Times New Roman"/>
          <w:sz w:val="24"/>
          <w:szCs w:val="24"/>
        </w:rPr>
        <w:t>-Plus (</w:t>
      </w:r>
      <w:r w:rsidRPr="00824567">
        <w:rPr>
          <w:rFonts w:ascii="Times New Roman" w:hAnsi="Times New Roman" w:cs="Times New Roman"/>
          <w:b/>
          <w:sz w:val="24"/>
          <w:szCs w:val="24"/>
        </w:rPr>
        <w:t>C</w:t>
      </w:r>
      <w:r w:rsidRPr="00824567">
        <w:rPr>
          <w:rFonts w:ascii="Times New Roman" w:hAnsi="Times New Roman" w:cs="Times New Roman"/>
          <w:b/>
          <w:sz w:val="24"/>
          <w:szCs w:val="24"/>
          <w:vertAlign w:val="subscript"/>
        </w:rPr>
        <w:t>7</w:t>
      </w:r>
      <w:r w:rsidRPr="00824567">
        <w:rPr>
          <w:rFonts w:ascii="Times New Roman" w:hAnsi="Times New Roman" w:cs="Times New Roman"/>
          <w:b/>
          <w:sz w:val="24"/>
          <w:szCs w:val="24"/>
        </w:rPr>
        <w:t>H</w:t>
      </w:r>
      <w:r w:rsidRPr="00824567">
        <w:rPr>
          <w:rFonts w:ascii="Times New Roman" w:hAnsi="Times New Roman" w:cs="Times New Roman"/>
          <w:b/>
          <w:sz w:val="24"/>
          <w:szCs w:val="24"/>
          <w:vertAlign w:val="subscript"/>
        </w:rPr>
        <w:t>16</w:t>
      </w:r>
      <w:r w:rsidRPr="00824567">
        <w:rPr>
          <w:rFonts w:ascii="Times New Roman" w:hAnsi="Times New Roman" w:cs="Times New Roman"/>
          <w:sz w:val="24"/>
          <w:szCs w:val="24"/>
        </w:rPr>
        <w:t>+) which is the bulk of crude oil.</w:t>
      </w:r>
    </w:p>
    <w:p w:rsidR="00A16FE0" w:rsidRDefault="00A16FE0" w:rsidP="009C29CD">
      <w:pPr>
        <w:autoSpaceDE w:val="0"/>
        <w:autoSpaceDN w:val="0"/>
        <w:adjustRightInd w:val="0"/>
        <w:spacing w:line="360" w:lineRule="auto"/>
        <w:jc w:val="both"/>
        <w:rPr>
          <w:rFonts w:ascii="Times New Roman" w:hAnsi="Times New Roman" w:cs="Times New Roman"/>
          <w:sz w:val="24"/>
          <w:szCs w:val="24"/>
        </w:rPr>
      </w:pPr>
    </w:p>
    <w:p w:rsidR="00A16FE0" w:rsidRPr="00824567" w:rsidRDefault="00A16FE0" w:rsidP="009C29CD">
      <w:pPr>
        <w:autoSpaceDE w:val="0"/>
        <w:autoSpaceDN w:val="0"/>
        <w:adjustRightInd w:val="0"/>
        <w:spacing w:line="360" w:lineRule="auto"/>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The main objectives of gas–oil separation process are to try to achieve the followings:</w:t>
      </w:r>
    </w:p>
    <w:p w:rsidR="00A16FE0" w:rsidRPr="00824567" w:rsidRDefault="00A16FE0" w:rsidP="009C29CD">
      <w:pPr>
        <w:autoSpaceDE w:val="0"/>
        <w:autoSpaceDN w:val="0"/>
        <w:adjustRightInd w:val="0"/>
        <w:spacing w:line="360" w:lineRule="auto"/>
        <w:ind w:left="720"/>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1. To separate the Light Group (C</w:t>
      </w:r>
      <w:r w:rsidRPr="00824567">
        <w:rPr>
          <w:rFonts w:ascii="Times New Roman" w:hAnsi="Times New Roman" w:cs="Times New Roman"/>
          <w:color w:val="000000"/>
          <w:sz w:val="24"/>
          <w:szCs w:val="24"/>
          <w:vertAlign w:val="subscript"/>
        </w:rPr>
        <w:t>1</w:t>
      </w:r>
      <w:r w:rsidRPr="00824567">
        <w:rPr>
          <w:rFonts w:ascii="Times New Roman" w:hAnsi="Times New Roman" w:cs="Times New Roman"/>
          <w:color w:val="000000"/>
          <w:sz w:val="24"/>
          <w:szCs w:val="24"/>
        </w:rPr>
        <w:t xml:space="preserve"> and </w:t>
      </w:r>
      <w:proofErr w:type="gramStart"/>
      <w:r w:rsidRPr="00824567">
        <w:rPr>
          <w:rFonts w:ascii="Times New Roman" w:hAnsi="Times New Roman" w:cs="Times New Roman"/>
          <w:color w:val="000000"/>
          <w:sz w:val="24"/>
          <w:szCs w:val="24"/>
        </w:rPr>
        <w:t>C</w:t>
      </w:r>
      <w:r w:rsidRPr="00824567">
        <w:rPr>
          <w:rFonts w:ascii="Times New Roman" w:hAnsi="Times New Roman" w:cs="Times New Roman"/>
          <w:color w:val="000000"/>
          <w:sz w:val="24"/>
          <w:szCs w:val="24"/>
          <w:vertAlign w:val="subscript"/>
        </w:rPr>
        <w:t>2</w:t>
      </w:r>
      <w:r w:rsidRPr="00824567">
        <w:rPr>
          <w:rFonts w:ascii="Times New Roman" w:hAnsi="Times New Roman" w:cs="Times New Roman"/>
          <w:color w:val="000000"/>
          <w:sz w:val="24"/>
          <w:szCs w:val="24"/>
        </w:rPr>
        <w:t xml:space="preserve"> )</w:t>
      </w:r>
      <w:proofErr w:type="gramEnd"/>
      <w:r w:rsidRPr="00824567">
        <w:rPr>
          <w:rFonts w:ascii="Times New Roman" w:hAnsi="Times New Roman" w:cs="Times New Roman"/>
          <w:color w:val="000000"/>
          <w:sz w:val="24"/>
          <w:szCs w:val="24"/>
        </w:rPr>
        <w:t xml:space="preserve"> from oil </w:t>
      </w:r>
    </w:p>
    <w:p w:rsidR="00A16FE0" w:rsidRPr="00824567" w:rsidRDefault="00A16FE0" w:rsidP="009C29CD">
      <w:pPr>
        <w:autoSpaceDE w:val="0"/>
        <w:autoSpaceDN w:val="0"/>
        <w:adjustRightInd w:val="0"/>
        <w:spacing w:line="360" w:lineRule="auto"/>
        <w:ind w:left="720"/>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2. To maximize the recovery of heavy components of the intermediate group in crude oil</w:t>
      </w:r>
    </w:p>
    <w:p w:rsidR="00A16FE0" w:rsidRPr="00824567" w:rsidRDefault="00A16FE0" w:rsidP="009C29CD">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Pr="00824567">
        <w:rPr>
          <w:rFonts w:ascii="Times New Roman" w:hAnsi="Times New Roman" w:cs="Times New Roman"/>
          <w:color w:val="000000"/>
          <w:sz w:val="24"/>
          <w:szCs w:val="24"/>
        </w:rPr>
        <w:t>the process to accomplish the above objectives, some hydrocarbons of the Intermediate group are invariably lost in the gas stream. In order to minimize this loss and maximize liquid recovery, two methods of separation which are mostly employed in the industry (Differential or enhanced separation and Flash or equilibrium separation) are compared below:</w:t>
      </w:r>
    </w:p>
    <w:p w:rsidR="00A16FE0" w:rsidRPr="00824567" w:rsidRDefault="00A16FE0" w:rsidP="009C29CD">
      <w:pPr>
        <w:autoSpaceDE w:val="0"/>
        <w:autoSpaceDN w:val="0"/>
        <w:adjustRightInd w:val="0"/>
        <w:spacing w:line="360" w:lineRule="auto"/>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 xml:space="preserve">1. </w:t>
      </w:r>
      <w:r w:rsidRPr="00824567">
        <w:rPr>
          <w:rFonts w:ascii="Times New Roman" w:hAnsi="Times New Roman" w:cs="Times New Roman"/>
          <w:b/>
          <w:color w:val="000000"/>
          <w:sz w:val="24"/>
          <w:szCs w:val="24"/>
        </w:rPr>
        <w:t>Differential or Enhanced Separation Process</w:t>
      </w:r>
    </w:p>
    <w:p w:rsidR="00A16FE0" w:rsidRPr="00824567" w:rsidRDefault="00A16FE0" w:rsidP="009C29CD">
      <w:pPr>
        <w:autoSpaceDE w:val="0"/>
        <w:autoSpaceDN w:val="0"/>
        <w:adjustRightInd w:val="0"/>
        <w:spacing w:line="360" w:lineRule="auto"/>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In the differential separation, the light gases (light group) are gradually and almost completely separated from oil in a series of pressure stages, as the total pressure on the well-effluent mixture is being reduced at the separators. The Differential separation process is</w:t>
      </w:r>
      <w:r w:rsidR="00F07869">
        <w:rPr>
          <w:rFonts w:ascii="Times New Roman" w:hAnsi="Times New Roman" w:cs="Times New Roman"/>
          <w:color w:val="000000"/>
          <w:sz w:val="24"/>
          <w:szCs w:val="24"/>
        </w:rPr>
        <w:t xml:space="preserve"> </w:t>
      </w:r>
      <w:r w:rsidRPr="00824567">
        <w:rPr>
          <w:rFonts w:ascii="Times New Roman" w:hAnsi="Times New Roman" w:cs="Times New Roman"/>
          <w:color w:val="000000"/>
          <w:sz w:val="24"/>
          <w:szCs w:val="24"/>
        </w:rPr>
        <w:t xml:space="preserve">characterized by light gases being </w:t>
      </w:r>
      <w:r w:rsidR="00987A4E" w:rsidRPr="00DD6753">
        <w:rPr>
          <w:rFonts w:ascii="Times New Roman" w:hAnsi="Times New Roman" w:cs="Times New Roman"/>
          <w:sz w:val="24"/>
          <w:szCs w:val="24"/>
        </w:rPr>
        <w:t>discretely</w:t>
      </w:r>
      <w:r w:rsidR="00DD6753" w:rsidRPr="00DD6753">
        <w:rPr>
          <w:rFonts w:ascii="Times New Roman" w:hAnsi="Times New Roman" w:cs="Times New Roman"/>
          <w:sz w:val="24"/>
          <w:szCs w:val="24"/>
        </w:rPr>
        <w:t xml:space="preserve"> </w:t>
      </w:r>
      <w:r w:rsidRPr="00824567">
        <w:rPr>
          <w:rFonts w:ascii="Times New Roman" w:hAnsi="Times New Roman" w:cs="Times New Roman"/>
          <w:color w:val="000000"/>
          <w:sz w:val="24"/>
          <w:szCs w:val="24"/>
        </w:rPr>
        <w:t>separated out of the oil as soon as they are</w:t>
      </w:r>
      <w:r w:rsidR="00F07869">
        <w:rPr>
          <w:rFonts w:ascii="Times New Roman" w:hAnsi="Times New Roman" w:cs="Times New Roman"/>
          <w:color w:val="000000"/>
          <w:sz w:val="24"/>
          <w:szCs w:val="24"/>
        </w:rPr>
        <w:t xml:space="preserve"> </w:t>
      </w:r>
      <w:r w:rsidRPr="00824567">
        <w:rPr>
          <w:rFonts w:ascii="Times New Roman" w:hAnsi="Times New Roman" w:cs="Times New Roman"/>
          <w:color w:val="000000"/>
          <w:sz w:val="24"/>
          <w:szCs w:val="24"/>
        </w:rPr>
        <w:t xml:space="preserve">liberated on pressure reduction. </w:t>
      </w:r>
      <w:r w:rsidR="00987A4E" w:rsidRPr="00DA3810">
        <w:rPr>
          <w:rFonts w:ascii="Times New Roman" w:hAnsi="Times New Roman" w:cs="Times New Roman"/>
          <w:sz w:val="24"/>
          <w:szCs w:val="24"/>
        </w:rPr>
        <w:t>I</w:t>
      </w:r>
      <w:r w:rsidRPr="00DA3810">
        <w:rPr>
          <w:rFonts w:ascii="Times New Roman" w:hAnsi="Times New Roman" w:cs="Times New Roman"/>
          <w:sz w:val="24"/>
          <w:szCs w:val="24"/>
        </w:rPr>
        <w:t xml:space="preserve">t is </w:t>
      </w:r>
      <w:r w:rsidR="00987A4E" w:rsidRPr="00DA3810">
        <w:rPr>
          <w:rFonts w:ascii="Times New Roman" w:hAnsi="Times New Roman" w:cs="Times New Roman"/>
          <w:sz w:val="24"/>
          <w:szCs w:val="24"/>
        </w:rPr>
        <w:t>therefore</w:t>
      </w:r>
      <w:r w:rsidR="00DA3810">
        <w:rPr>
          <w:rFonts w:ascii="Times New Roman" w:hAnsi="Times New Roman" w:cs="Times New Roman"/>
          <w:b/>
          <w:color w:val="00B050"/>
          <w:sz w:val="24"/>
          <w:szCs w:val="24"/>
        </w:rPr>
        <w:t xml:space="preserve"> </w:t>
      </w:r>
      <w:r w:rsidRPr="00824567">
        <w:rPr>
          <w:rFonts w:ascii="Times New Roman" w:hAnsi="Times New Roman" w:cs="Times New Roman"/>
          <w:color w:val="000000"/>
          <w:sz w:val="24"/>
          <w:szCs w:val="24"/>
        </w:rPr>
        <w:t>characterized by complete disengagement of the gas and oil whereby the light components do not come into contact with the heavier hydrocarbons; instead, they find their way out of the separator upon liberation.</w:t>
      </w:r>
    </w:p>
    <w:p w:rsidR="00A16FE0" w:rsidRPr="00824567" w:rsidRDefault="00A16FE0" w:rsidP="009C29CD">
      <w:pPr>
        <w:spacing w:line="360" w:lineRule="auto"/>
        <w:jc w:val="both"/>
        <w:rPr>
          <w:rFonts w:ascii="Times New Roman" w:hAnsi="Times New Roman" w:cs="Times New Roman"/>
          <w:sz w:val="24"/>
          <w:szCs w:val="24"/>
        </w:rPr>
      </w:pPr>
    </w:p>
    <w:p w:rsidR="00A16FE0" w:rsidRPr="00824567" w:rsidRDefault="00A16FE0" w:rsidP="009C29CD">
      <w:pPr>
        <w:autoSpaceDE w:val="0"/>
        <w:autoSpaceDN w:val="0"/>
        <w:adjustRightInd w:val="0"/>
        <w:spacing w:line="360" w:lineRule="auto"/>
        <w:jc w:val="both"/>
        <w:rPr>
          <w:rFonts w:ascii="Times New Roman" w:hAnsi="Times New Roman" w:cs="Times New Roman"/>
          <w:b/>
          <w:color w:val="000000"/>
          <w:sz w:val="24"/>
          <w:szCs w:val="24"/>
        </w:rPr>
      </w:pPr>
      <w:r w:rsidRPr="00824567">
        <w:rPr>
          <w:rFonts w:ascii="Times New Roman" w:hAnsi="Times New Roman" w:cs="Times New Roman"/>
          <w:b/>
          <w:color w:val="000000"/>
          <w:sz w:val="24"/>
          <w:szCs w:val="24"/>
        </w:rPr>
        <w:t xml:space="preserve">2. Flash </w:t>
      </w:r>
      <w:proofErr w:type="spellStart"/>
      <w:r w:rsidRPr="00824567">
        <w:rPr>
          <w:rFonts w:ascii="Times New Roman" w:hAnsi="Times New Roman" w:cs="Times New Roman"/>
          <w:b/>
          <w:sz w:val="24"/>
          <w:szCs w:val="24"/>
        </w:rPr>
        <w:t>Vaporisation</w:t>
      </w:r>
      <w:proofErr w:type="spellEnd"/>
      <w:r w:rsidRPr="00824567">
        <w:rPr>
          <w:rFonts w:ascii="Times New Roman" w:hAnsi="Times New Roman" w:cs="Times New Roman"/>
          <w:b/>
          <w:color w:val="000000"/>
          <w:sz w:val="24"/>
          <w:szCs w:val="24"/>
        </w:rPr>
        <w:t xml:space="preserve"> or Equilibrium Separation</w:t>
      </w:r>
    </w:p>
    <w:p w:rsidR="00A16FE0" w:rsidRPr="00F24C22" w:rsidRDefault="00A16FE0" w:rsidP="009C29CD">
      <w:pPr>
        <w:pStyle w:val="PlainText"/>
        <w:spacing w:line="360" w:lineRule="auto"/>
        <w:jc w:val="both"/>
        <w:rPr>
          <w:rFonts w:ascii="Times New Roman" w:hAnsi="Times New Roman"/>
          <w:b/>
          <w:i/>
          <w:sz w:val="24"/>
          <w:szCs w:val="24"/>
          <w:vertAlign w:val="baseline"/>
          <w:lang w:val="en-GB"/>
        </w:rPr>
      </w:pPr>
      <w:r w:rsidRPr="00824567">
        <w:rPr>
          <w:rFonts w:ascii="Times New Roman" w:hAnsi="Times New Roman"/>
          <w:sz w:val="24"/>
          <w:szCs w:val="24"/>
          <w:vertAlign w:val="baseline"/>
          <w:lang w:val="en-GB"/>
        </w:rPr>
        <w:lastRenderedPageBreak/>
        <w:t>When pressure confining a mixture in a container, is released or reduced, the mixture is allowed to undergo a partial vaporisation whereby some quantity of gas comes out of the mixture.  This process is known as</w:t>
      </w:r>
      <w:r w:rsidRPr="00824567">
        <w:rPr>
          <w:rFonts w:ascii="Times New Roman" w:hAnsi="Times New Roman"/>
          <w:b/>
          <w:i/>
          <w:sz w:val="24"/>
          <w:szCs w:val="24"/>
          <w:vertAlign w:val="baseline"/>
          <w:lang w:val="en-GB"/>
        </w:rPr>
        <w:t xml:space="preserve"> Flash Vaporisation.</w:t>
      </w:r>
    </w:p>
    <w:p w:rsidR="00A16FE0" w:rsidRPr="00824567" w:rsidRDefault="00A16FE0" w:rsidP="009C29CD">
      <w:pPr>
        <w:autoSpaceDE w:val="0"/>
        <w:autoSpaceDN w:val="0"/>
        <w:adjustRightInd w:val="0"/>
        <w:spacing w:line="360" w:lineRule="auto"/>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In the flash vaporization separation, the gases liberated from the oil remain in intimate contact with the oil and a thermodynamic equilibrium is established between the two phases and</w:t>
      </w:r>
      <w:r w:rsidR="00D77CA7">
        <w:rPr>
          <w:rFonts w:ascii="Times New Roman" w:hAnsi="Times New Roman" w:cs="Times New Roman"/>
          <w:color w:val="000000"/>
          <w:sz w:val="24"/>
          <w:szCs w:val="24"/>
        </w:rPr>
        <w:t xml:space="preserve"> </w:t>
      </w:r>
      <w:r w:rsidRPr="00824567">
        <w:rPr>
          <w:rFonts w:ascii="Times New Roman" w:hAnsi="Times New Roman" w:cs="Times New Roman"/>
          <w:color w:val="000000"/>
          <w:sz w:val="24"/>
          <w:szCs w:val="24"/>
        </w:rPr>
        <w:t>separation takes place at the equilibrium pressure.</w:t>
      </w:r>
    </w:p>
    <w:p w:rsidR="00107E6E" w:rsidRDefault="00A16FE0" w:rsidP="009C29CD">
      <w:pPr>
        <w:pStyle w:val="PlainText"/>
        <w:spacing w:line="360" w:lineRule="auto"/>
        <w:jc w:val="both"/>
        <w:rPr>
          <w:rFonts w:ascii="Times New Roman" w:hAnsi="Times New Roman"/>
          <w:sz w:val="24"/>
          <w:szCs w:val="24"/>
          <w:vertAlign w:val="baseline"/>
          <w:lang w:val="en-GB"/>
        </w:rPr>
      </w:pPr>
      <w:r w:rsidRPr="00824567">
        <w:rPr>
          <w:rFonts w:ascii="Times New Roman" w:hAnsi="Times New Roman"/>
          <w:sz w:val="24"/>
          <w:szCs w:val="24"/>
          <w:vertAlign w:val="baseline"/>
          <w:lang w:val="en-GB"/>
        </w:rPr>
        <w:t>Flash vaporisation occurs in separators and other surface equipment giving rise to gas and liquid</w:t>
      </w:r>
      <w:r w:rsidR="00D77CA7">
        <w:rPr>
          <w:rFonts w:ascii="Times New Roman" w:hAnsi="Times New Roman"/>
          <w:sz w:val="24"/>
          <w:szCs w:val="24"/>
          <w:vertAlign w:val="baseline"/>
          <w:lang w:val="en-GB"/>
        </w:rPr>
        <w:t xml:space="preserve"> </w:t>
      </w:r>
      <w:r w:rsidR="00107E6E" w:rsidRPr="00D77CA7">
        <w:rPr>
          <w:rFonts w:ascii="Times New Roman" w:hAnsi="Times New Roman"/>
          <w:sz w:val="24"/>
          <w:szCs w:val="24"/>
          <w:vertAlign w:val="baseline"/>
          <w:lang w:val="en-GB"/>
        </w:rPr>
        <w:t>in equilibrium</w:t>
      </w:r>
      <w:r w:rsidRPr="00824567">
        <w:rPr>
          <w:rFonts w:ascii="Times New Roman" w:hAnsi="Times New Roman"/>
          <w:sz w:val="24"/>
          <w:szCs w:val="24"/>
          <w:vertAlign w:val="baseline"/>
          <w:lang w:val="en-GB"/>
        </w:rPr>
        <w:t xml:space="preserve">.  If it can be assumed that the product of flash vaporisation, the gas and liquid will remain together and in contact for sufficient period of time, to be able to attain equilibrium, then the equilibrium calculation equations for non-ideal mixture can be applied. The same method will then be used to calculate the composition and quantity of the gas and liquid from the flash vaporisation. </w:t>
      </w:r>
    </w:p>
    <w:p w:rsidR="00A16FE0" w:rsidRPr="00824567" w:rsidRDefault="00A16FE0" w:rsidP="009C29CD">
      <w:pPr>
        <w:pStyle w:val="PlainText"/>
        <w:spacing w:line="360" w:lineRule="auto"/>
        <w:jc w:val="both"/>
        <w:rPr>
          <w:rFonts w:ascii="Times New Roman" w:hAnsi="Times New Roman"/>
          <w:sz w:val="24"/>
          <w:szCs w:val="24"/>
          <w:vertAlign w:val="baseline"/>
          <w:lang w:val="en-GB"/>
        </w:rPr>
      </w:pPr>
      <w:r w:rsidRPr="00824567">
        <w:rPr>
          <w:rFonts w:ascii="Times New Roman" w:hAnsi="Times New Roman"/>
          <w:sz w:val="24"/>
          <w:szCs w:val="24"/>
          <w:vertAlign w:val="baseline"/>
          <w:lang w:val="en-GB"/>
        </w:rPr>
        <w:t xml:space="preserve">As will be seen later in the separation section of this study, the feed from the flow line is brought to equilibrium in the separator by the separator pressure and temperature.  While the separator pressure is maintained or controlled by pressure-controlling devices, the temperature which depends on the feed and atmospheric temperatures and cooling due to vaporisation of part of the </w:t>
      </w:r>
      <w:proofErr w:type="gramStart"/>
      <w:r w:rsidRPr="00824567">
        <w:rPr>
          <w:rFonts w:ascii="Times New Roman" w:hAnsi="Times New Roman"/>
          <w:sz w:val="24"/>
          <w:szCs w:val="24"/>
          <w:vertAlign w:val="baseline"/>
          <w:lang w:val="en-GB"/>
        </w:rPr>
        <w:t>feed,</w:t>
      </w:r>
      <w:proofErr w:type="gramEnd"/>
      <w:r w:rsidRPr="00824567">
        <w:rPr>
          <w:rFonts w:ascii="Times New Roman" w:hAnsi="Times New Roman"/>
          <w:sz w:val="24"/>
          <w:szCs w:val="24"/>
          <w:vertAlign w:val="baseline"/>
          <w:lang w:val="en-GB"/>
        </w:rPr>
        <w:t xml:space="preserve"> is normally controlled by either heating or refrigeration</w:t>
      </w:r>
      <w:r w:rsidR="00227B32">
        <w:rPr>
          <w:rFonts w:ascii="Times New Roman" w:hAnsi="Times New Roman"/>
          <w:sz w:val="24"/>
          <w:szCs w:val="24"/>
          <w:vertAlign w:val="baseline"/>
          <w:lang w:val="en-GB"/>
        </w:rPr>
        <w:t xml:space="preserve"> </w:t>
      </w:r>
      <w:r w:rsidR="00107E6E" w:rsidRPr="00227B32">
        <w:rPr>
          <w:rFonts w:ascii="Times New Roman" w:hAnsi="Times New Roman"/>
          <w:sz w:val="24"/>
          <w:szCs w:val="24"/>
          <w:vertAlign w:val="baseline"/>
          <w:lang w:val="en-GB"/>
        </w:rPr>
        <w:t>where necessary</w:t>
      </w:r>
      <w:r w:rsidRPr="00227B32">
        <w:rPr>
          <w:rFonts w:ascii="Times New Roman" w:hAnsi="Times New Roman"/>
          <w:sz w:val="24"/>
          <w:szCs w:val="24"/>
          <w:vertAlign w:val="baseline"/>
          <w:lang w:val="en-GB"/>
        </w:rPr>
        <w:t>.</w:t>
      </w:r>
    </w:p>
    <w:p w:rsidR="00A16FE0" w:rsidRDefault="00A16FE0" w:rsidP="009C29CD">
      <w:pPr>
        <w:pStyle w:val="PlainText"/>
        <w:spacing w:line="360" w:lineRule="auto"/>
        <w:jc w:val="both"/>
        <w:rPr>
          <w:rFonts w:ascii="Times New Roman" w:hAnsi="Times New Roman"/>
          <w:b/>
          <w:sz w:val="24"/>
          <w:szCs w:val="24"/>
          <w:vertAlign w:val="baseline"/>
        </w:rPr>
      </w:pPr>
    </w:p>
    <w:p w:rsidR="00A16FE0" w:rsidRPr="00FB7139" w:rsidRDefault="00A16FE0" w:rsidP="009C29CD">
      <w:pPr>
        <w:pStyle w:val="PlainText"/>
        <w:spacing w:line="360" w:lineRule="auto"/>
        <w:jc w:val="both"/>
        <w:rPr>
          <w:rFonts w:ascii="Times New Roman" w:hAnsi="Times New Roman"/>
          <w:b/>
          <w:sz w:val="24"/>
          <w:szCs w:val="24"/>
          <w:vertAlign w:val="baseline"/>
        </w:rPr>
      </w:pPr>
      <w:r w:rsidRPr="00824567">
        <w:rPr>
          <w:rFonts w:ascii="Times New Roman" w:hAnsi="Times New Roman"/>
          <w:b/>
          <w:sz w:val="24"/>
          <w:szCs w:val="24"/>
          <w:vertAlign w:val="baseline"/>
        </w:rPr>
        <w:t>COMPARISON OF FLASH AND DIFFERENTIAL SEPARATION PROCESSES</w:t>
      </w:r>
    </w:p>
    <w:p w:rsidR="00A16FE0" w:rsidRPr="00824567" w:rsidRDefault="00A16FE0" w:rsidP="009C29CD">
      <w:pPr>
        <w:autoSpaceDE w:val="0"/>
        <w:autoSpaceDN w:val="0"/>
        <w:adjustRightInd w:val="0"/>
        <w:spacing w:line="360" w:lineRule="auto"/>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 xml:space="preserve">In differential separation, </w:t>
      </w:r>
      <w:r w:rsidRPr="00AA3CDA">
        <w:rPr>
          <w:rFonts w:ascii="Times New Roman" w:hAnsi="Times New Roman" w:cs="Times New Roman"/>
          <w:color w:val="000000"/>
          <w:sz w:val="24"/>
          <w:szCs w:val="24"/>
        </w:rPr>
        <w:t xml:space="preserve">the liberation of heavy hydrocarbons (intermediate and heavy groups) into gaseous phase is </w:t>
      </w:r>
      <w:proofErr w:type="gramStart"/>
      <w:r w:rsidRPr="00AA3CDA">
        <w:rPr>
          <w:rFonts w:ascii="Times New Roman" w:hAnsi="Times New Roman" w:cs="Times New Roman"/>
          <w:color w:val="000000"/>
          <w:sz w:val="24"/>
          <w:szCs w:val="24"/>
        </w:rPr>
        <w:t>maximum</w:t>
      </w:r>
      <w:proofErr w:type="gramEnd"/>
      <w:r w:rsidR="00227B32">
        <w:rPr>
          <w:rFonts w:ascii="Times New Roman" w:hAnsi="Times New Roman" w:cs="Times New Roman"/>
          <w:color w:val="000000"/>
          <w:sz w:val="24"/>
          <w:szCs w:val="24"/>
        </w:rPr>
        <w:t xml:space="preserve"> </w:t>
      </w:r>
      <w:r w:rsidRPr="00824567">
        <w:rPr>
          <w:rFonts w:ascii="Times New Roman" w:hAnsi="Times New Roman" w:cs="Times New Roman"/>
          <w:color w:val="000000"/>
          <w:sz w:val="24"/>
          <w:szCs w:val="24"/>
        </w:rPr>
        <w:t>and oil-volume shrinkage experienced by crude oil in</w:t>
      </w:r>
      <w:r w:rsidR="00AA3CDA">
        <w:rPr>
          <w:rFonts w:ascii="Times New Roman" w:hAnsi="Times New Roman" w:cs="Times New Roman"/>
          <w:color w:val="000000"/>
          <w:sz w:val="24"/>
          <w:szCs w:val="24"/>
        </w:rPr>
        <w:t xml:space="preserve"> </w:t>
      </w:r>
      <w:r w:rsidRPr="00824567">
        <w:rPr>
          <w:rFonts w:ascii="Times New Roman" w:hAnsi="Times New Roman" w:cs="Times New Roman"/>
          <w:color w:val="000000"/>
          <w:sz w:val="24"/>
          <w:szCs w:val="24"/>
        </w:rPr>
        <w:t>the storage tank is minimal. This is mostly as a result of the fact that separations of most of the light gases take place at the earlier hig</w:t>
      </w:r>
      <w:r w:rsidR="00227B32">
        <w:rPr>
          <w:rFonts w:ascii="Times New Roman" w:hAnsi="Times New Roman" w:cs="Times New Roman"/>
          <w:color w:val="000000"/>
          <w:sz w:val="24"/>
          <w:szCs w:val="24"/>
        </w:rPr>
        <w:t>h-pressure stages of separation</w:t>
      </w:r>
      <w:r w:rsidRPr="00824567">
        <w:rPr>
          <w:rFonts w:ascii="Times New Roman" w:hAnsi="Times New Roman" w:cs="Times New Roman"/>
          <w:color w:val="000000"/>
          <w:sz w:val="24"/>
          <w:szCs w:val="24"/>
        </w:rPr>
        <w:t>. On this basis, the flash separation can be adjudged to be inferior to differential separation as the flash separation experiences greater losses of heavy hydrocarbons that</w:t>
      </w:r>
      <w:r w:rsidR="00615A3E">
        <w:rPr>
          <w:rFonts w:ascii="Times New Roman" w:hAnsi="Times New Roman" w:cs="Times New Roman"/>
          <w:color w:val="000000"/>
          <w:sz w:val="24"/>
          <w:szCs w:val="24"/>
        </w:rPr>
        <w:t xml:space="preserve"> </w:t>
      </w:r>
      <w:r w:rsidRPr="00824567">
        <w:rPr>
          <w:rFonts w:ascii="Times New Roman" w:hAnsi="Times New Roman" w:cs="Times New Roman"/>
          <w:color w:val="000000"/>
          <w:sz w:val="24"/>
          <w:szCs w:val="24"/>
        </w:rPr>
        <w:t>are carried away with the light gases due to equilibrium conditions.</w:t>
      </w:r>
    </w:p>
    <w:p w:rsidR="00A16FE0" w:rsidRPr="00235080" w:rsidRDefault="00A16FE0" w:rsidP="009C29CD">
      <w:pPr>
        <w:autoSpaceDE w:val="0"/>
        <w:autoSpaceDN w:val="0"/>
        <w:adjustRightInd w:val="0"/>
        <w:spacing w:line="360" w:lineRule="auto"/>
        <w:jc w:val="both"/>
        <w:rPr>
          <w:rFonts w:ascii="Times New Roman" w:hAnsi="Times New Roman" w:cs="Times New Roman"/>
          <w:color w:val="000000"/>
          <w:sz w:val="24"/>
          <w:szCs w:val="24"/>
        </w:rPr>
      </w:pPr>
      <w:r w:rsidRPr="00824567">
        <w:rPr>
          <w:rFonts w:ascii="Times New Roman" w:hAnsi="Times New Roman" w:cs="Times New Roman"/>
          <w:color w:val="000000"/>
          <w:sz w:val="24"/>
          <w:szCs w:val="24"/>
        </w:rPr>
        <w:t>Oil and gas industry experience, nevertheless, indicates that commercial separation based on the differential concept is quite expensive and therefore considered not a practical approach because of the many stages required. This therefore rules out differential s</w:t>
      </w:r>
      <w:r w:rsidR="00616AAE">
        <w:rPr>
          <w:rFonts w:ascii="Times New Roman" w:hAnsi="Times New Roman" w:cs="Times New Roman"/>
          <w:color w:val="000000"/>
          <w:sz w:val="24"/>
          <w:szCs w:val="24"/>
        </w:rPr>
        <w:t xml:space="preserve">eparation as a viable option. </w:t>
      </w:r>
      <w:r w:rsidRPr="00824567">
        <w:rPr>
          <w:rFonts w:ascii="Times New Roman" w:hAnsi="Times New Roman" w:cs="Times New Roman"/>
          <w:color w:val="000000"/>
          <w:sz w:val="24"/>
          <w:szCs w:val="24"/>
        </w:rPr>
        <w:t xml:space="preserve">Flash separation process </w:t>
      </w:r>
      <w:r w:rsidRPr="000523E8">
        <w:rPr>
          <w:rFonts w:ascii="Times New Roman" w:hAnsi="Times New Roman" w:cs="Times New Roman"/>
          <w:sz w:val="24"/>
          <w:szCs w:val="24"/>
        </w:rPr>
        <w:t xml:space="preserve">main scheme </w:t>
      </w:r>
      <w:r w:rsidR="00616AAE" w:rsidRPr="000523E8">
        <w:rPr>
          <w:rFonts w:ascii="Times New Roman" w:hAnsi="Times New Roman" w:cs="Times New Roman"/>
          <w:sz w:val="24"/>
          <w:szCs w:val="24"/>
        </w:rPr>
        <w:t xml:space="preserve">is </w:t>
      </w:r>
      <w:r w:rsidRPr="000523E8">
        <w:rPr>
          <w:rFonts w:ascii="Times New Roman" w:hAnsi="Times New Roman" w:cs="Times New Roman"/>
          <w:sz w:val="24"/>
          <w:szCs w:val="24"/>
        </w:rPr>
        <w:t>to effect</w:t>
      </w:r>
      <w:r w:rsidRPr="00616AAE">
        <w:rPr>
          <w:rFonts w:ascii="Times New Roman" w:hAnsi="Times New Roman" w:cs="Times New Roman"/>
          <w:color w:val="FF0000"/>
          <w:sz w:val="24"/>
          <w:szCs w:val="24"/>
        </w:rPr>
        <w:t xml:space="preserve"> </w:t>
      </w:r>
      <w:r w:rsidRPr="00824567">
        <w:rPr>
          <w:rFonts w:ascii="Times New Roman" w:hAnsi="Times New Roman" w:cs="Times New Roman"/>
          <w:color w:val="000000"/>
          <w:sz w:val="24"/>
          <w:szCs w:val="24"/>
        </w:rPr>
        <w:t>gas–oil separation using a small</w:t>
      </w:r>
      <w:r w:rsidR="000523E8">
        <w:rPr>
          <w:rFonts w:ascii="Times New Roman" w:hAnsi="Times New Roman" w:cs="Times New Roman"/>
          <w:color w:val="000000"/>
          <w:sz w:val="24"/>
          <w:szCs w:val="24"/>
        </w:rPr>
        <w:t xml:space="preserve"> </w:t>
      </w:r>
      <w:r w:rsidRPr="00824567">
        <w:rPr>
          <w:rFonts w:ascii="Times New Roman" w:hAnsi="Times New Roman" w:cs="Times New Roman"/>
          <w:color w:val="000000"/>
          <w:sz w:val="24"/>
          <w:szCs w:val="24"/>
        </w:rPr>
        <w:t xml:space="preserve">number of </w:t>
      </w:r>
      <w:r w:rsidRPr="00824567">
        <w:rPr>
          <w:rFonts w:ascii="Times New Roman" w:hAnsi="Times New Roman" w:cs="Times New Roman"/>
          <w:color w:val="000000"/>
          <w:sz w:val="24"/>
          <w:szCs w:val="24"/>
        </w:rPr>
        <w:lastRenderedPageBreak/>
        <w:t xml:space="preserve">stages in the oil and gas industry. However, in terms of efficiency, it must be noted that a close approach to differential separation by flash separation can only be reached by using four to five flash separation stages. The </w:t>
      </w:r>
      <w:proofErr w:type="gramStart"/>
      <w:r w:rsidRPr="00824567">
        <w:rPr>
          <w:rFonts w:ascii="Times New Roman" w:hAnsi="Times New Roman" w:cs="Times New Roman"/>
          <w:color w:val="000000"/>
          <w:sz w:val="24"/>
          <w:szCs w:val="24"/>
        </w:rPr>
        <w:t>table below show</w:t>
      </w:r>
      <w:proofErr w:type="gramEnd"/>
      <w:r w:rsidRPr="00824567">
        <w:rPr>
          <w:rFonts w:ascii="Times New Roman" w:hAnsi="Times New Roman" w:cs="Times New Roman"/>
          <w:color w:val="000000"/>
          <w:sz w:val="24"/>
          <w:szCs w:val="24"/>
        </w:rPr>
        <w:t xml:space="preserve"> other parameters of comparison between the mechanisms of separation by the two methods.</w:t>
      </w:r>
    </w:p>
    <w:p w:rsidR="00A16FE0" w:rsidRPr="00824567" w:rsidRDefault="00A16FE0" w:rsidP="009C29CD">
      <w:pPr>
        <w:pStyle w:val="PlainText"/>
        <w:jc w:val="both"/>
        <w:rPr>
          <w:rFonts w:ascii="Times New Roman" w:hAnsi="Times New Roman"/>
          <w:sz w:val="24"/>
          <w:szCs w:val="24"/>
          <w:vertAlign w:val="baseline"/>
          <w:lang w:val="en-GB"/>
        </w:rPr>
      </w:pPr>
    </w:p>
    <w:p w:rsidR="00A16FE0" w:rsidRDefault="00A16FE0" w:rsidP="009C29CD">
      <w:pPr>
        <w:pStyle w:val="PlainText"/>
        <w:ind w:left="720"/>
        <w:jc w:val="both"/>
        <w:rPr>
          <w:rFonts w:ascii="Times New Roman" w:hAnsi="Times New Roman"/>
          <w:b/>
          <w:sz w:val="24"/>
          <w:szCs w:val="24"/>
          <w:vertAlign w:val="baseline"/>
          <w:lang w:val="en-GB"/>
        </w:rPr>
      </w:pPr>
    </w:p>
    <w:p w:rsidR="00A16FE0" w:rsidRPr="00824567" w:rsidRDefault="00A16FE0" w:rsidP="009C29CD">
      <w:pPr>
        <w:pStyle w:val="PlainText"/>
        <w:ind w:left="720"/>
        <w:jc w:val="both"/>
        <w:rPr>
          <w:rFonts w:ascii="Times New Roman" w:hAnsi="Times New Roman"/>
          <w:b/>
          <w:sz w:val="24"/>
          <w:szCs w:val="24"/>
          <w:vertAlign w:val="baseline"/>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4218"/>
        <w:gridCol w:w="2393"/>
        <w:gridCol w:w="2395"/>
      </w:tblGrid>
      <w:tr w:rsidR="00A16FE0" w:rsidRPr="00824567" w:rsidTr="001F3C6A">
        <w:tc>
          <w:tcPr>
            <w:tcW w:w="570" w:type="dxa"/>
            <w:shd w:val="clear" w:color="auto" w:fill="auto"/>
          </w:tcPr>
          <w:p w:rsidR="00A16FE0" w:rsidRPr="00824567" w:rsidRDefault="00A16FE0" w:rsidP="009C29CD">
            <w:pPr>
              <w:jc w:val="both"/>
              <w:rPr>
                <w:rFonts w:ascii="Times New Roman" w:hAnsi="Times New Roman" w:cs="Times New Roman"/>
                <w:b/>
                <w:sz w:val="24"/>
                <w:szCs w:val="24"/>
              </w:rPr>
            </w:pPr>
            <w:r w:rsidRPr="00824567">
              <w:rPr>
                <w:rFonts w:ascii="Times New Roman" w:hAnsi="Times New Roman" w:cs="Times New Roman"/>
                <w:b/>
                <w:sz w:val="24"/>
                <w:szCs w:val="24"/>
              </w:rPr>
              <w:t>No.</w:t>
            </w:r>
          </w:p>
        </w:tc>
        <w:tc>
          <w:tcPr>
            <w:tcW w:w="4218" w:type="dxa"/>
            <w:shd w:val="clear" w:color="auto" w:fill="auto"/>
          </w:tcPr>
          <w:p w:rsidR="00A16FE0" w:rsidRPr="00824567" w:rsidRDefault="00A16FE0" w:rsidP="009C29CD">
            <w:pPr>
              <w:jc w:val="both"/>
              <w:rPr>
                <w:rFonts w:ascii="Times New Roman" w:hAnsi="Times New Roman" w:cs="Times New Roman"/>
                <w:b/>
                <w:sz w:val="24"/>
                <w:szCs w:val="24"/>
              </w:rPr>
            </w:pPr>
            <w:r w:rsidRPr="00824567">
              <w:rPr>
                <w:rFonts w:ascii="Times New Roman" w:hAnsi="Times New Roman" w:cs="Times New Roman"/>
                <w:b/>
                <w:sz w:val="24"/>
                <w:szCs w:val="24"/>
              </w:rPr>
              <w:t>Parameter</w:t>
            </w:r>
          </w:p>
        </w:tc>
        <w:tc>
          <w:tcPr>
            <w:tcW w:w="2393" w:type="dxa"/>
            <w:shd w:val="clear" w:color="auto" w:fill="auto"/>
          </w:tcPr>
          <w:p w:rsidR="00A16FE0" w:rsidRPr="00824567" w:rsidRDefault="00A16FE0" w:rsidP="009C29CD">
            <w:pPr>
              <w:jc w:val="both"/>
              <w:rPr>
                <w:rFonts w:ascii="Times New Roman" w:hAnsi="Times New Roman" w:cs="Times New Roman"/>
                <w:b/>
                <w:sz w:val="24"/>
                <w:szCs w:val="24"/>
              </w:rPr>
            </w:pPr>
            <w:r w:rsidRPr="00824567">
              <w:rPr>
                <w:rFonts w:ascii="Times New Roman" w:hAnsi="Times New Roman" w:cs="Times New Roman"/>
                <w:b/>
                <w:sz w:val="24"/>
                <w:szCs w:val="24"/>
              </w:rPr>
              <w:t>Flash Separation</w:t>
            </w:r>
          </w:p>
        </w:tc>
        <w:tc>
          <w:tcPr>
            <w:tcW w:w="2395" w:type="dxa"/>
            <w:shd w:val="clear" w:color="auto" w:fill="auto"/>
          </w:tcPr>
          <w:p w:rsidR="00A16FE0" w:rsidRPr="00824567" w:rsidRDefault="00A16FE0" w:rsidP="009C29CD">
            <w:pPr>
              <w:jc w:val="both"/>
              <w:rPr>
                <w:rFonts w:ascii="Times New Roman" w:hAnsi="Times New Roman" w:cs="Times New Roman"/>
                <w:b/>
                <w:sz w:val="24"/>
                <w:szCs w:val="24"/>
              </w:rPr>
            </w:pPr>
            <w:r w:rsidRPr="00824567">
              <w:rPr>
                <w:rFonts w:ascii="Times New Roman" w:hAnsi="Times New Roman" w:cs="Times New Roman"/>
                <w:b/>
                <w:sz w:val="24"/>
                <w:szCs w:val="24"/>
              </w:rPr>
              <w:t>Differential Separation</w:t>
            </w:r>
          </w:p>
        </w:tc>
      </w:tr>
      <w:tr w:rsidR="00A16FE0" w:rsidRPr="00824567" w:rsidTr="001F3C6A">
        <w:tc>
          <w:tcPr>
            <w:tcW w:w="570" w:type="dxa"/>
            <w:shd w:val="clear" w:color="auto" w:fill="auto"/>
          </w:tcPr>
          <w:p w:rsidR="00A16FE0" w:rsidRPr="00824567" w:rsidRDefault="00A16FE0" w:rsidP="009C29CD">
            <w:pPr>
              <w:jc w:val="both"/>
              <w:rPr>
                <w:rFonts w:ascii="Times New Roman" w:hAnsi="Times New Roman" w:cs="Times New Roman"/>
                <w:b/>
                <w:sz w:val="24"/>
                <w:szCs w:val="24"/>
              </w:rPr>
            </w:pPr>
            <w:r w:rsidRPr="00824567">
              <w:rPr>
                <w:rFonts w:ascii="Times New Roman" w:hAnsi="Times New Roman" w:cs="Times New Roman"/>
                <w:b/>
                <w:sz w:val="24"/>
                <w:szCs w:val="24"/>
              </w:rPr>
              <w:t>1.</w:t>
            </w:r>
          </w:p>
        </w:tc>
        <w:tc>
          <w:tcPr>
            <w:tcW w:w="4218" w:type="dxa"/>
            <w:shd w:val="clear" w:color="auto" w:fill="auto"/>
          </w:tcPr>
          <w:p w:rsidR="00A16FE0" w:rsidRPr="00824567" w:rsidRDefault="00A16FE0" w:rsidP="009C29CD">
            <w:pPr>
              <w:autoSpaceDE w:val="0"/>
              <w:autoSpaceDN w:val="0"/>
              <w:adjustRightInd w:val="0"/>
              <w:jc w:val="both"/>
              <w:rPr>
                <w:rFonts w:ascii="Times New Roman" w:hAnsi="Times New Roman" w:cs="Times New Roman"/>
                <w:sz w:val="24"/>
                <w:szCs w:val="24"/>
              </w:rPr>
            </w:pPr>
            <w:r w:rsidRPr="00824567">
              <w:rPr>
                <w:rFonts w:ascii="Times New Roman" w:hAnsi="Times New Roman" w:cs="Times New Roman"/>
                <w:sz w:val="24"/>
                <w:szCs w:val="24"/>
              </w:rPr>
              <w:t xml:space="preserve">Losses of hydrocarbon </w:t>
            </w:r>
          </w:p>
          <w:p w:rsidR="00A16FE0" w:rsidRPr="00824567" w:rsidRDefault="00A16FE0" w:rsidP="009C29CD">
            <w:pPr>
              <w:jc w:val="both"/>
              <w:rPr>
                <w:rFonts w:ascii="Times New Roman" w:hAnsi="Times New Roman" w:cs="Times New Roman"/>
                <w:sz w:val="24"/>
                <w:szCs w:val="24"/>
              </w:rPr>
            </w:pPr>
          </w:p>
        </w:tc>
        <w:tc>
          <w:tcPr>
            <w:tcW w:w="2393" w:type="dxa"/>
            <w:shd w:val="clear" w:color="auto" w:fill="auto"/>
          </w:tcPr>
          <w:p w:rsidR="00A16FE0" w:rsidRPr="00824567" w:rsidRDefault="00A16FE0" w:rsidP="009C29CD">
            <w:pPr>
              <w:jc w:val="both"/>
              <w:rPr>
                <w:rFonts w:ascii="Times New Roman" w:hAnsi="Times New Roman" w:cs="Times New Roman"/>
                <w:sz w:val="24"/>
                <w:szCs w:val="24"/>
              </w:rPr>
            </w:pPr>
            <w:r w:rsidRPr="00824567">
              <w:rPr>
                <w:rFonts w:ascii="Times New Roman" w:hAnsi="Times New Roman" w:cs="Times New Roman"/>
                <w:sz w:val="24"/>
                <w:szCs w:val="24"/>
              </w:rPr>
              <w:t>High</w:t>
            </w:r>
          </w:p>
        </w:tc>
        <w:tc>
          <w:tcPr>
            <w:tcW w:w="2395" w:type="dxa"/>
            <w:shd w:val="clear" w:color="auto" w:fill="auto"/>
          </w:tcPr>
          <w:p w:rsidR="00A16FE0" w:rsidRPr="00824567" w:rsidRDefault="00A16FE0" w:rsidP="009C29CD">
            <w:pPr>
              <w:jc w:val="both"/>
              <w:rPr>
                <w:rFonts w:ascii="Times New Roman" w:hAnsi="Times New Roman" w:cs="Times New Roman"/>
                <w:sz w:val="24"/>
                <w:szCs w:val="24"/>
              </w:rPr>
            </w:pPr>
            <w:r w:rsidRPr="00824567">
              <w:rPr>
                <w:rFonts w:ascii="Times New Roman" w:hAnsi="Times New Roman" w:cs="Times New Roman"/>
                <w:sz w:val="24"/>
                <w:szCs w:val="24"/>
              </w:rPr>
              <w:t>Low</w:t>
            </w:r>
          </w:p>
        </w:tc>
      </w:tr>
      <w:tr w:rsidR="00A16FE0" w:rsidRPr="00824567" w:rsidTr="001F3C6A">
        <w:tc>
          <w:tcPr>
            <w:tcW w:w="570" w:type="dxa"/>
            <w:shd w:val="clear" w:color="auto" w:fill="auto"/>
          </w:tcPr>
          <w:p w:rsidR="00A16FE0" w:rsidRPr="00824567" w:rsidRDefault="00A16FE0" w:rsidP="009C29CD">
            <w:pPr>
              <w:jc w:val="both"/>
              <w:rPr>
                <w:rFonts w:ascii="Times New Roman" w:hAnsi="Times New Roman" w:cs="Times New Roman"/>
                <w:b/>
                <w:sz w:val="24"/>
                <w:szCs w:val="24"/>
              </w:rPr>
            </w:pPr>
            <w:r w:rsidRPr="00824567">
              <w:rPr>
                <w:rFonts w:ascii="Times New Roman" w:hAnsi="Times New Roman" w:cs="Times New Roman"/>
                <w:b/>
                <w:sz w:val="24"/>
                <w:szCs w:val="24"/>
              </w:rPr>
              <w:t>2</w:t>
            </w:r>
          </w:p>
        </w:tc>
        <w:tc>
          <w:tcPr>
            <w:tcW w:w="4218" w:type="dxa"/>
            <w:shd w:val="clear" w:color="auto" w:fill="auto"/>
          </w:tcPr>
          <w:p w:rsidR="00A16FE0" w:rsidRPr="00824567" w:rsidRDefault="00A16FE0" w:rsidP="009C29CD">
            <w:pPr>
              <w:autoSpaceDE w:val="0"/>
              <w:autoSpaceDN w:val="0"/>
              <w:adjustRightInd w:val="0"/>
              <w:jc w:val="both"/>
              <w:rPr>
                <w:rFonts w:ascii="Times New Roman" w:hAnsi="Times New Roman" w:cs="Times New Roman"/>
                <w:sz w:val="24"/>
                <w:szCs w:val="24"/>
              </w:rPr>
            </w:pPr>
            <w:r w:rsidRPr="00824567">
              <w:rPr>
                <w:rFonts w:ascii="Times New Roman" w:hAnsi="Times New Roman" w:cs="Times New Roman"/>
                <w:sz w:val="24"/>
                <w:szCs w:val="24"/>
              </w:rPr>
              <w:t xml:space="preserve">No. of stages </w:t>
            </w:r>
          </w:p>
          <w:p w:rsidR="00A16FE0" w:rsidRPr="00824567" w:rsidRDefault="00A16FE0" w:rsidP="009C29CD">
            <w:pPr>
              <w:jc w:val="both"/>
              <w:rPr>
                <w:rFonts w:ascii="Times New Roman" w:hAnsi="Times New Roman" w:cs="Times New Roman"/>
                <w:sz w:val="24"/>
                <w:szCs w:val="24"/>
              </w:rPr>
            </w:pPr>
          </w:p>
        </w:tc>
        <w:tc>
          <w:tcPr>
            <w:tcW w:w="2393" w:type="dxa"/>
            <w:shd w:val="clear" w:color="auto" w:fill="auto"/>
          </w:tcPr>
          <w:p w:rsidR="00A16FE0" w:rsidRPr="00824567" w:rsidRDefault="00A16FE0" w:rsidP="009C29CD">
            <w:pPr>
              <w:jc w:val="both"/>
              <w:rPr>
                <w:rFonts w:ascii="Times New Roman" w:hAnsi="Times New Roman" w:cs="Times New Roman"/>
                <w:sz w:val="24"/>
                <w:szCs w:val="24"/>
              </w:rPr>
            </w:pPr>
            <w:r w:rsidRPr="00824567">
              <w:rPr>
                <w:rFonts w:ascii="Times New Roman" w:hAnsi="Times New Roman" w:cs="Times New Roman"/>
                <w:sz w:val="24"/>
                <w:szCs w:val="24"/>
              </w:rPr>
              <w:t>Few (2–4 stages)</w:t>
            </w:r>
          </w:p>
        </w:tc>
        <w:tc>
          <w:tcPr>
            <w:tcW w:w="2395" w:type="dxa"/>
            <w:shd w:val="clear" w:color="auto" w:fill="auto"/>
          </w:tcPr>
          <w:p w:rsidR="00A16FE0" w:rsidRPr="00824567" w:rsidRDefault="00A16FE0" w:rsidP="009C29CD">
            <w:pPr>
              <w:jc w:val="both"/>
              <w:rPr>
                <w:rFonts w:ascii="Times New Roman" w:hAnsi="Times New Roman" w:cs="Times New Roman"/>
                <w:sz w:val="24"/>
                <w:szCs w:val="24"/>
              </w:rPr>
            </w:pPr>
            <w:r w:rsidRPr="00824567">
              <w:rPr>
                <w:rFonts w:ascii="Times New Roman" w:hAnsi="Times New Roman" w:cs="Times New Roman"/>
                <w:sz w:val="24"/>
                <w:szCs w:val="24"/>
              </w:rPr>
              <w:t>Too many (can reach 100 stages)</w:t>
            </w:r>
          </w:p>
        </w:tc>
      </w:tr>
      <w:tr w:rsidR="00A16FE0" w:rsidRPr="00824567" w:rsidTr="001F3C6A">
        <w:tc>
          <w:tcPr>
            <w:tcW w:w="570" w:type="dxa"/>
            <w:shd w:val="clear" w:color="auto" w:fill="auto"/>
          </w:tcPr>
          <w:p w:rsidR="00A16FE0" w:rsidRPr="00824567" w:rsidRDefault="00A16FE0" w:rsidP="009C29CD">
            <w:pPr>
              <w:jc w:val="both"/>
              <w:rPr>
                <w:rFonts w:ascii="Times New Roman" w:hAnsi="Times New Roman" w:cs="Times New Roman"/>
                <w:b/>
                <w:sz w:val="24"/>
                <w:szCs w:val="24"/>
              </w:rPr>
            </w:pPr>
            <w:r w:rsidRPr="00824567">
              <w:rPr>
                <w:rFonts w:ascii="Times New Roman" w:hAnsi="Times New Roman" w:cs="Times New Roman"/>
                <w:b/>
                <w:sz w:val="24"/>
                <w:szCs w:val="24"/>
              </w:rPr>
              <w:t>3</w:t>
            </w:r>
          </w:p>
        </w:tc>
        <w:tc>
          <w:tcPr>
            <w:tcW w:w="4218" w:type="dxa"/>
            <w:shd w:val="clear" w:color="auto" w:fill="auto"/>
          </w:tcPr>
          <w:p w:rsidR="00A16FE0" w:rsidRPr="00824567" w:rsidRDefault="00A16FE0" w:rsidP="009C29CD">
            <w:pPr>
              <w:jc w:val="both"/>
              <w:rPr>
                <w:rFonts w:ascii="Times New Roman" w:hAnsi="Times New Roman" w:cs="Times New Roman"/>
                <w:sz w:val="24"/>
                <w:szCs w:val="24"/>
              </w:rPr>
            </w:pPr>
            <w:r w:rsidRPr="00824567">
              <w:rPr>
                <w:rFonts w:ascii="Times New Roman" w:hAnsi="Times New Roman" w:cs="Times New Roman"/>
                <w:sz w:val="24"/>
                <w:szCs w:val="24"/>
              </w:rPr>
              <w:t xml:space="preserve">Commercial application </w:t>
            </w:r>
          </w:p>
        </w:tc>
        <w:tc>
          <w:tcPr>
            <w:tcW w:w="2393" w:type="dxa"/>
            <w:shd w:val="clear" w:color="auto" w:fill="auto"/>
          </w:tcPr>
          <w:p w:rsidR="00A16FE0" w:rsidRPr="00824567" w:rsidRDefault="00A16FE0" w:rsidP="009C29CD">
            <w:pPr>
              <w:jc w:val="both"/>
              <w:rPr>
                <w:rFonts w:ascii="Times New Roman" w:hAnsi="Times New Roman" w:cs="Times New Roman"/>
                <w:sz w:val="24"/>
                <w:szCs w:val="24"/>
              </w:rPr>
            </w:pPr>
            <w:r w:rsidRPr="00824567">
              <w:rPr>
                <w:rFonts w:ascii="Times New Roman" w:hAnsi="Times New Roman" w:cs="Times New Roman"/>
                <w:sz w:val="24"/>
                <w:szCs w:val="24"/>
              </w:rPr>
              <w:t>Regularly Applied</w:t>
            </w:r>
          </w:p>
        </w:tc>
        <w:tc>
          <w:tcPr>
            <w:tcW w:w="2395" w:type="dxa"/>
            <w:shd w:val="clear" w:color="auto" w:fill="auto"/>
          </w:tcPr>
          <w:p w:rsidR="00A16FE0" w:rsidRPr="00824567" w:rsidRDefault="00A16FE0" w:rsidP="009C29CD">
            <w:pPr>
              <w:jc w:val="both"/>
              <w:rPr>
                <w:rFonts w:ascii="Times New Roman" w:hAnsi="Times New Roman" w:cs="Times New Roman"/>
                <w:sz w:val="24"/>
                <w:szCs w:val="24"/>
              </w:rPr>
            </w:pPr>
            <w:r w:rsidRPr="00824567">
              <w:rPr>
                <w:rFonts w:ascii="Times New Roman" w:hAnsi="Times New Roman" w:cs="Times New Roman"/>
                <w:sz w:val="24"/>
                <w:szCs w:val="24"/>
              </w:rPr>
              <w:t>Not Applied</w:t>
            </w:r>
          </w:p>
        </w:tc>
      </w:tr>
      <w:tr w:rsidR="00A16FE0" w:rsidRPr="00824567" w:rsidTr="001F3C6A">
        <w:tc>
          <w:tcPr>
            <w:tcW w:w="570" w:type="dxa"/>
            <w:shd w:val="clear" w:color="auto" w:fill="auto"/>
          </w:tcPr>
          <w:p w:rsidR="00A16FE0" w:rsidRPr="00824567" w:rsidRDefault="00573A1A" w:rsidP="009C29CD">
            <w:pPr>
              <w:jc w:val="both"/>
              <w:rPr>
                <w:rFonts w:ascii="Times New Roman" w:hAnsi="Times New Roman" w:cs="Times New Roman"/>
                <w:b/>
                <w:sz w:val="24"/>
                <w:szCs w:val="24"/>
              </w:rPr>
            </w:pPr>
            <w:r>
              <w:rPr>
                <w:rFonts w:ascii="Times New Roman" w:hAnsi="Times New Roman" w:cs="Times New Roman"/>
                <w:b/>
                <w:sz w:val="24"/>
                <w:szCs w:val="24"/>
              </w:rPr>
              <w:t>4</w:t>
            </w:r>
          </w:p>
        </w:tc>
        <w:tc>
          <w:tcPr>
            <w:tcW w:w="4218" w:type="dxa"/>
            <w:shd w:val="clear" w:color="auto" w:fill="auto"/>
          </w:tcPr>
          <w:p w:rsidR="00A16FE0" w:rsidRPr="00824567" w:rsidRDefault="00A16FE0" w:rsidP="009C29CD">
            <w:pPr>
              <w:autoSpaceDE w:val="0"/>
              <w:autoSpaceDN w:val="0"/>
              <w:adjustRightInd w:val="0"/>
              <w:jc w:val="both"/>
              <w:rPr>
                <w:rFonts w:ascii="Times New Roman" w:hAnsi="Times New Roman" w:cs="Times New Roman"/>
                <w:sz w:val="24"/>
                <w:szCs w:val="24"/>
              </w:rPr>
            </w:pPr>
            <w:r w:rsidRPr="00824567">
              <w:rPr>
                <w:rFonts w:ascii="Times New Roman" w:hAnsi="Times New Roman" w:cs="Times New Roman"/>
                <w:sz w:val="24"/>
                <w:szCs w:val="24"/>
              </w:rPr>
              <w:t>Comparison Based on Number of Stages vis-à-vis Separation Efficiency</w:t>
            </w:r>
          </w:p>
        </w:tc>
        <w:tc>
          <w:tcPr>
            <w:tcW w:w="2393" w:type="dxa"/>
            <w:shd w:val="clear" w:color="auto" w:fill="auto"/>
          </w:tcPr>
          <w:p w:rsidR="00A16FE0" w:rsidRPr="00824567" w:rsidRDefault="00A16FE0" w:rsidP="009C29CD">
            <w:pPr>
              <w:autoSpaceDE w:val="0"/>
              <w:autoSpaceDN w:val="0"/>
              <w:adjustRightInd w:val="0"/>
              <w:jc w:val="both"/>
              <w:rPr>
                <w:rFonts w:ascii="Times New Roman" w:hAnsi="Times New Roman" w:cs="Times New Roman"/>
                <w:sz w:val="24"/>
                <w:szCs w:val="24"/>
              </w:rPr>
            </w:pPr>
            <w:r w:rsidRPr="00824567">
              <w:rPr>
                <w:rFonts w:ascii="Times New Roman" w:hAnsi="Times New Roman" w:cs="Times New Roman"/>
                <w:sz w:val="24"/>
                <w:szCs w:val="24"/>
              </w:rPr>
              <w:t>No. of flash stages of Flash Separation</w:t>
            </w:r>
          </w:p>
        </w:tc>
        <w:tc>
          <w:tcPr>
            <w:tcW w:w="2395" w:type="dxa"/>
            <w:shd w:val="clear" w:color="auto" w:fill="auto"/>
          </w:tcPr>
          <w:p w:rsidR="00A16FE0" w:rsidRPr="00824567" w:rsidRDefault="00A16FE0" w:rsidP="009C29CD">
            <w:pPr>
              <w:autoSpaceDE w:val="0"/>
              <w:autoSpaceDN w:val="0"/>
              <w:adjustRightInd w:val="0"/>
              <w:jc w:val="both"/>
              <w:rPr>
                <w:rFonts w:ascii="Times New Roman" w:hAnsi="Times New Roman" w:cs="Times New Roman"/>
                <w:sz w:val="24"/>
                <w:szCs w:val="24"/>
              </w:rPr>
            </w:pPr>
            <w:r w:rsidRPr="00824567">
              <w:rPr>
                <w:rFonts w:ascii="Times New Roman" w:hAnsi="Times New Roman" w:cs="Times New Roman"/>
                <w:sz w:val="24"/>
                <w:szCs w:val="24"/>
              </w:rPr>
              <w:t>Percent approach</w:t>
            </w:r>
            <w:r w:rsidR="00FF2CB8">
              <w:rPr>
                <w:rFonts w:ascii="Times New Roman" w:hAnsi="Times New Roman" w:cs="Times New Roman"/>
                <w:sz w:val="24"/>
                <w:szCs w:val="24"/>
              </w:rPr>
              <w:t xml:space="preserve"> to Differential </w:t>
            </w:r>
            <w:r w:rsidRPr="00824567">
              <w:rPr>
                <w:rFonts w:ascii="Times New Roman" w:hAnsi="Times New Roman" w:cs="Times New Roman"/>
                <w:sz w:val="24"/>
                <w:szCs w:val="24"/>
              </w:rPr>
              <w:t>Separation</w:t>
            </w:r>
          </w:p>
        </w:tc>
      </w:tr>
    </w:tbl>
    <w:p w:rsidR="00A16FE0" w:rsidRDefault="00A16FE0" w:rsidP="009C29CD">
      <w:pPr>
        <w:pStyle w:val="PlainText"/>
        <w:spacing w:line="360" w:lineRule="auto"/>
        <w:jc w:val="both"/>
        <w:rPr>
          <w:rFonts w:ascii="Times New Roman" w:hAnsi="Times New Roman"/>
          <w:sz w:val="24"/>
          <w:szCs w:val="24"/>
          <w:vertAlign w:val="baseline"/>
          <w:lang w:val="en-GB"/>
        </w:rPr>
      </w:pPr>
    </w:p>
    <w:p w:rsidR="00A16FE0" w:rsidRDefault="00A16FE0" w:rsidP="009C29CD">
      <w:pPr>
        <w:pStyle w:val="PlainText"/>
        <w:spacing w:line="360" w:lineRule="auto"/>
        <w:jc w:val="both"/>
        <w:rPr>
          <w:rFonts w:ascii="Times New Roman" w:hAnsi="Times New Roman"/>
          <w:sz w:val="24"/>
          <w:szCs w:val="24"/>
          <w:vertAlign w:val="baseline"/>
          <w:lang w:val="en-GB"/>
        </w:rPr>
      </w:pPr>
    </w:p>
    <w:p w:rsidR="00A16FE0" w:rsidRDefault="00C96B08" w:rsidP="009C29CD">
      <w:pPr>
        <w:pStyle w:val="PlainText"/>
        <w:spacing w:line="360" w:lineRule="auto"/>
        <w:jc w:val="both"/>
        <w:rPr>
          <w:rFonts w:ascii="Times New Roman" w:hAnsi="Times New Roman"/>
          <w:sz w:val="24"/>
          <w:szCs w:val="24"/>
          <w:vertAlign w:val="baseline"/>
          <w:lang w:val="en-GB"/>
        </w:rPr>
      </w:pPr>
      <w:r w:rsidRPr="00271A23">
        <w:rPr>
          <w:rFonts w:ascii="Times New Roman" w:hAnsi="Times New Roman"/>
          <w:b/>
          <w:sz w:val="24"/>
          <w:szCs w:val="24"/>
          <w:vertAlign w:val="baseline"/>
          <w:lang w:val="en-GB"/>
        </w:rPr>
        <w:t>Table 2.1:</w:t>
      </w:r>
      <w:r>
        <w:rPr>
          <w:rFonts w:ascii="Times New Roman" w:hAnsi="Times New Roman"/>
          <w:sz w:val="24"/>
          <w:szCs w:val="24"/>
          <w:vertAlign w:val="baseline"/>
          <w:lang w:val="en-GB"/>
        </w:rPr>
        <w:t xml:space="preserve"> </w:t>
      </w:r>
      <w:r w:rsidRPr="00824567">
        <w:rPr>
          <w:rFonts w:ascii="Times New Roman" w:hAnsi="Times New Roman"/>
          <w:b/>
          <w:sz w:val="24"/>
          <w:szCs w:val="24"/>
          <w:vertAlign w:val="baseline"/>
          <w:lang w:val="en-GB"/>
        </w:rPr>
        <w:t>Comparison of Flash and Differential Separation Processes</w:t>
      </w:r>
    </w:p>
    <w:p w:rsidR="00A16FE0" w:rsidRDefault="00A16FE0" w:rsidP="009C29CD">
      <w:pPr>
        <w:pStyle w:val="PlainText"/>
        <w:spacing w:line="360" w:lineRule="auto"/>
        <w:jc w:val="both"/>
        <w:rPr>
          <w:rFonts w:ascii="Times New Roman" w:hAnsi="Times New Roman"/>
          <w:b/>
          <w:sz w:val="26"/>
          <w:szCs w:val="24"/>
          <w:vertAlign w:val="baseline"/>
          <w:lang w:val="en-GB"/>
        </w:rPr>
      </w:pPr>
    </w:p>
    <w:p w:rsidR="00A16FE0" w:rsidRDefault="00A16FE0" w:rsidP="009C29CD">
      <w:pPr>
        <w:pStyle w:val="PlainText"/>
        <w:spacing w:line="360" w:lineRule="auto"/>
        <w:jc w:val="both"/>
        <w:rPr>
          <w:rFonts w:ascii="Times New Roman" w:hAnsi="Times New Roman"/>
          <w:b/>
          <w:sz w:val="26"/>
          <w:szCs w:val="24"/>
          <w:vertAlign w:val="baseline"/>
          <w:lang w:val="en-GB"/>
        </w:rPr>
      </w:pPr>
      <w:r w:rsidRPr="00083546">
        <w:rPr>
          <w:rFonts w:ascii="Times New Roman" w:hAnsi="Times New Roman"/>
          <w:b/>
          <w:sz w:val="26"/>
          <w:szCs w:val="24"/>
          <w:vertAlign w:val="baseline"/>
          <w:lang w:val="en-GB"/>
        </w:rPr>
        <w:t>2.4 EQUILIBRIUM CALCULATIONS</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These are the calculations to determine the quantities and components of gas and liquid of a mixture in equilibrium.</w:t>
      </w:r>
    </w:p>
    <w:p w:rsidR="00A16FE0" w:rsidRPr="00F37333" w:rsidRDefault="00A16FE0" w:rsidP="009C29CD">
      <w:pPr>
        <w:pStyle w:val="Heading3"/>
        <w:spacing w:after="0" w:line="360" w:lineRule="auto"/>
        <w:jc w:val="both"/>
        <w:rPr>
          <w:rFonts w:ascii="Times New Roman" w:hAnsi="Times New Roman"/>
          <w:szCs w:val="24"/>
        </w:rPr>
      </w:pPr>
      <w:bookmarkStart w:id="24" w:name="_Toc468806720"/>
      <w:r>
        <w:rPr>
          <w:rFonts w:ascii="Times New Roman" w:hAnsi="Times New Roman"/>
          <w:szCs w:val="24"/>
        </w:rPr>
        <w:t xml:space="preserve">1. </w:t>
      </w:r>
      <w:r w:rsidRPr="00F37333">
        <w:rPr>
          <w:rFonts w:ascii="Times New Roman" w:hAnsi="Times New Roman"/>
          <w:szCs w:val="24"/>
        </w:rPr>
        <w:t>Uses of Equilibrium calculations.</w:t>
      </w:r>
      <w:bookmarkEnd w:id="24"/>
    </w:p>
    <w:p w:rsidR="00A16FE0" w:rsidRPr="00F37333" w:rsidRDefault="00A16FE0" w:rsidP="009C29CD">
      <w:pPr>
        <w:pStyle w:val="PlainText"/>
        <w:numPr>
          <w:ilvl w:val="0"/>
          <w:numId w:val="4"/>
        </w:numPr>
        <w:spacing w:line="360" w:lineRule="auto"/>
        <w:ind w:left="108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To predict the behaviour and composition of reservoir fluid.</w:t>
      </w:r>
    </w:p>
    <w:p w:rsidR="00A16FE0" w:rsidRPr="00F37333" w:rsidRDefault="00A16FE0" w:rsidP="009C29CD">
      <w:pPr>
        <w:pStyle w:val="PlainText"/>
        <w:numPr>
          <w:ilvl w:val="0"/>
          <w:numId w:val="4"/>
        </w:numPr>
        <w:spacing w:line="360" w:lineRule="auto"/>
        <w:ind w:left="108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To determine the optimum condition for the processing of the reservoir fluid at the separator.</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
    <w:p w:rsidR="00A16FE0" w:rsidRPr="00F37333" w:rsidRDefault="00A16FE0" w:rsidP="009C29CD">
      <w:pPr>
        <w:pStyle w:val="Heading3"/>
        <w:spacing w:after="0" w:line="360" w:lineRule="auto"/>
        <w:jc w:val="both"/>
        <w:rPr>
          <w:rFonts w:ascii="Times New Roman" w:hAnsi="Times New Roman"/>
          <w:szCs w:val="24"/>
        </w:rPr>
      </w:pPr>
      <w:bookmarkStart w:id="25" w:name="_Toc468806721"/>
      <w:r>
        <w:rPr>
          <w:rFonts w:ascii="Times New Roman" w:hAnsi="Times New Roman"/>
          <w:szCs w:val="24"/>
        </w:rPr>
        <w:lastRenderedPageBreak/>
        <w:t xml:space="preserve">2. </w:t>
      </w:r>
      <w:r w:rsidRPr="00F37333">
        <w:rPr>
          <w:rFonts w:ascii="Times New Roman" w:hAnsi="Times New Roman"/>
          <w:szCs w:val="24"/>
        </w:rPr>
        <w:t>Methods of Equilibrium Calculation</w:t>
      </w:r>
      <w:bookmarkEnd w:id="25"/>
    </w:p>
    <w:p w:rsidR="00A16FE0" w:rsidRPr="00F37333" w:rsidRDefault="00A16FE0" w:rsidP="009C29CD">
      <w:pPr>
        <w:pStyle w:val="PlainText"/>
        <w:numPr>
          <w:ilvl w:val="0"/>
          <w:numId w:val="14"/>
        </w:numPr>
        <w:spacing w:line="360" w:lineRule="auto"/>
        <w:jc w:val="both"/>
        <w:rPr>
          <w:rFonts w:ascii="Times New Roman" w:hAnsi="Times New Roman"/>
          <w:sz w:val="24"/>
          <w:szCs w:val="24"/>
          <w:vertAlign w:val="baseline"/>
          <w:lang w:val="fr-FR"/>
        </w:rPr>
      </w:pPr>
      <w:proofErr w:type="spellStart"/>
      <w:r w:rsidRPr="00F37333">
        <w:rPr>
          <w:rFonts w:ascii="Times New Roman" w:hAnsi="Times New Roman"/>
          <w:sz w:val="24"/>
          <w:szCs w:val="24"/>
          <w:vertAlign w:val="baseline"/>
          <w:lang w:val="fr-FR"/>
        </w:rPr>
        <w:t>Bubble</w:t>
      </w:r>
      <w:proofErr w:type="spellEnd"/>
      <w:r w:rsidRPr="00F37333">
        <w:rPr>
          <w:rFonts w:ascii="Times New Roman" w:hAnsi="Times New Roman"/>
          <w:sz w:val="24"/>
          <w:szCs w:val="24"/>
          <w:vertAlign w:val="baseline"/>
          <w:lang w:val="fr-FR"/>
        </w:rPr>
        <w:t xml:space="preserve"> Point.</w:t>
      </w:r>
    </w:p>
    <w:p w:rsidR="00A16FE0" w:rsidRPr="00F37333" w:rsidRDefault="00A16FE0" w:rsidP="009C29CD">
      <w:pPr>
        <w:pStyle w:val="PlainText"/>
        <w:numPr>
          <w:ilvl w:val="0"/>
          <w:numId w:val="14"/>
        </w:numPr>
        <w:spacing w:line="360" w:lineRule="auto"/>
        <w:jc w:val="both"/>
        <w:rPr>
          <w:rFonts w:ascii="Times New Roman" w:hAnsi="Times New Roman"/>
          <w:sz w:val="24"/>
          <w:szCs w:val="24"/>
          <w:vertAlign w:val="baseline"/>
          <w:lang w:val="fr-FR"/>
        </w:rPr>
      </w:pPr>
      <w:proofErr w:type="spellStart"/>
      <w:r w:rsidRPr="00F37333">
        <w:rPr>
          <w:rFonts w:ascii="Times New Roman" w:hAnsi="Times New Roman"/>
          <w:sz w:val="24"/>
          <w:szCs w:val="24"/>
          <w:vertAlign w:val="baseline"/>
          <w:lang w:val="fr-FR"/>
        </w:rPr>
        <w:t>Dew</w:t>
      </w:r>
      <w:proofErr w:type="spellEnd"/>
      <w:r w:rsidRPr="00F37333">
        <w:rPr>
          <w:rFonts w:ascii="Times New Roman" w:hAnsi="Times New Roman"/>
          <w:sz w:val="24"/>
          <w:szCs w:val="24"/>
          <w:vertAlign w:val="baseline"/>
          <w:lang w:val="fr-FR"/>
        </w:rPr>
        <w:t xml:space="preserve"> point.</w:t>
      </w:r>
    </w:p>
    <w:p w:rsidR="00A16FE0" w:rsidRPr="00F37333" w:rsidRDefault="00A16FE0" w:rsidP="009C29CD">
      <w:pPr>
        <w:pStyle w:val="PlainText"/>
        <w:numPr>
          <w:ilvl w:val="0"/>
          <w:numId w:val="14"/>
        </w:numPr>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Within the equilibrium.</w:t>
      </w:r>
    </w:p>
    <w:p w:rsidR="00A16FE0" w:rsidRPr="00F37333" w:rsidRDefault="00A16FE0" w:rsidP="009C29CD">
      <w:pPr>
        <w:pStyle w:val="PlainText"/>
        <w:spacing w:line="360" w:lineRule="auto"/>
        <w:ind w:left="720"/>
        <w:jc w:val="both"/>
        <w:rPr>
          <w:rFonts w:ascii="Times New Roman" w:hAnsi="Times New Roman"/>
          <w:b/>
          <w:sz w:val="24"/>
          <w:szCs w:val="24"/>
          <w:vertAlign w:val="baseline"/>
          <w:lang w:val="en-GB"/>
        </w:rPr>
      </w:pPr>
    </w:p>
    <w:p w:rsidR="00A16FE0" w:rsidRPr="00F37333" w:rsidRDefault="00A16FE0" w:rsidP="009C29CD">
      <w:pPr>
        <w:pStyle w:val="Heading3"/>
        <w:spacing w:after="0" w:line="360" w:lineRule="auto"/>
        <w:jc w:val="both"/>
        <w:rPr>
          <w:rFonts w:ascii="Times New Roman" w:hAnsi="Times New Roman"/>
          <w:szCs w:val="24"/>
        </w:rPr>
      </w:pPr>
      <w:r>
        <w:rPr>
          <w:rFonts w:ascii="Times New Roman" w:hAnsi="Times New Roman"/>
          <w:szCs w:val="24"/>
        </w:rPr>
        <w:t xml:space="preserve">3. </w:t>
      </w:r>
      <w:bookmarkStart w:id="26" w:name="_Toc468806722"/>
      <w:r w:rsidRPr="00F37333">
        <w:rPr>
          <w:rFonts w:ascii="Times New Roman" w:hAnsi="Times New Roman"/>
          <w:szCs w:val="24"/>
        </w:rPr>
        <w:t>Ideal Solution</w:t>
      </w:r>
      <w:bookmarkEnd w:id="26"/>
    </w:p>
    <w:p w:rsidR="00A16FE0" w:rsidRPr="00F37333" w:rsidRDefault="00A16FE0" w:rsidP="009C29CD">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We will investigate the phase equilibrium of ideal solution as a stepping stone to real solutions investigation.  The deviations of real solution will then be analysed to have a better understanding of real solution phase equilibria.</w:t>
      </w: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r w:rsidRPr="00F37333">
        <w:rPr>
          <w:rFonts w:ascii="Times New Roman" w:hAnsi="Times New Roman"/>
          <w:b/>
          <w:sz w:val="24"/>
          <w:szCs w:val="24"/>
          <w:vertAlign w:val="baseline"/>
          <w:lang w:val="en-GB"/>
        </w:rPr>
        <w:t>a.</w:t>
      </w:r>
      <w:r w:rsidRPr="00F37333">
        <w:rPr>
          <w:rFonts w:ascii="Times New Roman" w:hAnsi="Times New Roman"/>
          <w:b/>
          <w:sz w:val="24"/>
          <w:szCs w:val="24"/>
          <w:vertAlign w:val="baseline"/>
          <w:lang w:val="en-GB"/>
        </w:rPr>
        <w:tab/>
        <w:t>Properties of Ideal solution</w:t>
      </w:r>
    </w:p>
    <w:p w:rsidR="00A16FE0" w:rsidRPr="00F37333" w:rsidRDefault="00A16FE0" w:rsidP="009C29CD">
      <w:pPr>
        <w:pStyle w:val="PlainText"/>
        <w:numPr>
          <w:ilvl w:val="0"/>
          <w:numId w:val="15"/>
        </w:numPr>
        <w:spacing w:line="360" w:lineRule="auto"/>
        <w:ind w:left="180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Components of ideal solution have mutual solubility when mixed.</w:t>
      </w:r>
    </w:p>
    <w:p w:rsidR="00A16FE0" w:rsidRPr="00F37333" w:rsidRDefault="00A16FE0" w:rsidP="009C29CD">
      <w:pPr>
        <w:pStyle w:val="PlainText"/>
        <w:numPr>
          <w:ilvl w:val="0"/>
          <w:numId w:val="15"/>
        </w:numPr>
        <w:spacing w:line="360" w:lineRule="auto"/>
        <w:ind w:left="1800"/>
        <w:jc w:val="both"/>
        <w:rPr>
          <w:rFonts w:ascii="Times New Roman" w:hAnsi="Times New Roman"/>
          <w:b/>
          <w:sz w:val="24"/>
          <w:szCs w:val="24"/>
          <w:vertAlign w:val="baseline"/>
          <w:lang w:val="en-GB"/>
        </w:rPr>
      </w:pPr>
      <w:r w:rsidRPr="00F37333">
        <w:rPr>
          <w:rFonts w:ascii="Times New Roman" w:hAnsi="Times New Roman"/>
          <w:sz w:val="24"/>
          <w:szCs w:val="24"/>
          <w:vertAlign w:val="baseline"/>
          <w:lang w:val="en-GB"/>
        </w:rPr>
        <w:t>No chemical reaction takes place within the mixture.</w:t>
      </w:r>
    </w:p>
    <w:p w:rsidR="00A16FE0" w:rsidRPr="00F37333" w:rsidRDefault="00A16FE0" w:rsidP="009C29CD">
      <w:pPr>
        <w:pStyle w:val="PlainText"/>
        <w:numPr>
          <w:ilvl w:val="0"/>
          <w:numId w:val="15"/>
        </w:numPr>
        <w:spacing w:line="360" w:lineRule="auto"/>
        <w:ind w:left="1800"/>
        <w:jc w:val="both"/>
        <w:rPr>
          <w:rFonts w:ascii="Times New Roman" w:hAnsi="Times New Roman"/>
          <w:b/>
          <w:sz w:val="24"/>
          <w:szCs w:val="24"/>
          <w:vertAlign w:val="baseline"/>
          <w:lang w:val="en-GB"/>
        </w:rPr>
      </w:pPr>
      <w:r w:rsidRPr="00F37333">
        <w:rPr>
          <w:rFonts w:ascii="Times New Roman" w:hAnsi="Times New Roman"/>
          <w:sz w:val="24"/>
          <w:szCs w:val="24"/>
          <w:vertAlign w:val="baseline"/>
          <w:lang w:val="en-GB"/>
        </w:rPr>
        <w:t xml:space="preserve">Molecular </w:t>
      </w:r>
      <w:r w:rsidR="007725C7" w:rsidRPr="00F37333">
        <w:rPr>
          <w:rFonts w:ascii="Times New Roman" w:hAnsi="Times New Roman"/>
          <w:sz w:val="24"/>
          <w:szCs w:val="24"/>
          <w:vertAlign w:val="baseline"/>
          <w:lang w:val="en-GB"/>
        </w:rPr>
        <w:t>diameters of the components are</w:t>
      </w:r>
      <w:r w:rsidRPr="00F37333">
        <w:rPr>
          <w:rFonts w:ascii="Times New Roman" w:hAnsi="Times New Roman"/>
          <w:sz w:val="24"/>
          <w:szCs w:val="24"/>
          <w:vertAlign w:val="baseline"/>
          <w:lang w:val="en-GB"/>
        </w:rPr>
        <w:t xml:space="preserve"> the same so that their mix is uniform.</w:t>
      </w:r>
    </w:p>
    <w:p w:rsidR="00A16FE0" w:rsidRPr="00F37333" w:rsidRDefault="00A16FE0" w:rsidP="009C29CD">
      <w:pPr>
        <w:pStyle w:val="PlainText"/>
        <w:numPr>
          <w:ilvl w:val="0"/>
          <w:numId w:val="15"/>
        </w:numPr>
        <w:spacing w:line="360" w:lineRule="auto"/>
        <w:ind w:left="1800"/>
        <w:jc w:val="both"/>
        <w:rPr>
          <w:rFonts w:ascii="Times New Roman" w:hAnsi="Times New Roman"/>
          <w:b/>
          <w:sz w:val="24"/>
          <w:szCs w:val="24"/>
          <w:vertAlign w:val="baseline"/>
          <w:lang w:val="en-GB"/>
        </w:rPr>
      </w:pPr>
      <w:r w:rsidRPr="00F37333">
        <w:rPr>
          <w:rFonts w:ascii="Times New Roman" w:hAnsi="Times New Roman"/>
          <w:sz w:val="24"/>
          <w:szCs w:val="24"/>
          <w:vertAlign w:val="baseline"/>
          <w:lang w:val="en-GB"/>
        </w:rPr>
        <w:t>Inter-molecular forces of attraction and repulsion are the same between like molecules as well as unlike molecules.</w:t>
      </w:r>
    </w:p>
    <w:p w:rsidR="00A16FE0" w:rsidRPr="00F37333" w:rsidRDefault="00A16FE0" w:rsidP="009C29CD">
      <w:pPr>
        <w:pStyle w:val="PlainText"/>
        <w:numPr>
          <w:ilvl w:val="0"/>
          <w:numId w:val="15"/>
        </w:numPr>
        <w:spacing w:line="360" w:lineRule="auto"/>
        <w:ind w:left="1800"/>
        <w:jc w:val="both"/>
        <w:rPr>
          <w:rFonts w:ascii="Times New Roman" w:hAnsi="Times New Roman"/>
          <w:b/>
          <w:sz w:val="24"/>
          <w:szCs w:val="24"/>
          <w:vertAlign w:val="baseline"/>
          <w:lang w:val="en-GB"/>
        </w:rPr>
      </w:pPr>
      <w:r w:rsidRPr="00F37333">
        <w:rPr>
          <w:rFonts w:ascii="Times New Roman" w:hAnsi="Times New Roman"/>
          <w:sz w:val="24"/>
          <w:szCs w:val="24"/>
          <w:vertAlign w:val="baseline"/>
          <w:lang w:val="en-GB"/>
        </w:rPr>
        <w:t>No heat is generated or taken</w:t>
      </w:r>
    </w:p>
    <w:p w:rsidR="00A16FE0" w:rsidRPr="00F37333" w:rsidRDefault="00A16FE0" w:rsidP="009C29CD">
      <w:pPr>
        <w:pStyle w:val="PlainText"/>
        <w:numPr>
          <w:ilvl w:val="0"/>
          <w:numId w:val="15"/>
        </w:numPr>
        <w:spacing w:line="360" w:lineRule="auto"/>
        <w:ind w:left="1800"/>
        <w:jc w:val="both"/>
        <w:rPr>
          <w:rFonts w:ascii="Times New Roman" w:hAnsi="Times New Roman"/>
          <w:b/>
          <w:sz w:val="24"/>
          <w:szCs w:val="24"/>
          <w:vertAlign w:val="baseline"/>
          <w:lang w:val="en-GB"/>
        </w:rPr>
      </w:pPr>
      <w:r w:rsidRPr="00F37333">
        <w:rPr>
          <w:rFonts w:ascii="Times New Roman" w:hAnsi="Times New Roman"/>
          <w:sz w:val="24"/>
          <w:szCs w:val="24"/>
          <w:vertAlign w:val="baseline"/>
          <w:lang w:val="en-GB"/>
        </w:rPr>
        <w:t>The volume of ideal solution is the sum of the volumes of the components</w:t>
      </w:r>
    </w:p>
    <w:p w:rsidR="00A16FE0" w:rsidRPr="00F37333" w:rsidRDefault="00A16FE0" w:rsidP="009C29CD">
      <w:pPr>
        <w:pStyle w:val="PlainText"/>
        <w:spacing w:line="360" w:lineRule="auto"/>
        <w:ind w:left="720"/>
        <w:jc w:val="both"/>
        <w:rPr>
          <w:rFonts w:ascii="Times New Roman" w:hAnsi="Times New Roman"/>
          <w:b/>
          <w:sz w:val="24"/>
          <w:szCs w:val="24"/>
          <w:vertAlign w:val="baseline"/>
          <w:lang w:val="en-GB"/>
        </w:rPr>
      </w:pP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 xml:space="preserve">Generally, ideal solution does not exist.  However, solution of gas mixtures and liquid mixtures of some of the same homologous series do approach ideal solution behaviour. This will definitely assist us in understanding the behaviour of real solutions. </w:t>
      </w:r>
    </w:p>
    <w:p w:rsidR="00E055C1" w:rsidRPr="00F37333" w:rsidRDefault="00E055C1" w:rsidP="009C29CD">
      <w:pPr>
        <w:pStyle w:val="PlainText"/>
        <w:spacing w:line="360" w:lineRule="auto"/>
        <w:ind w:left="720"/>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1440" w:hanging="720"/>
        <w:jc w:val="both"/>
        <w:rPr>
          <w:rFonts w:ascii="Times New Roman" w:hAnsi="Times New Roman"/>
          <w:sz w:val="24"/>
          <w:szCs w:val="24"/>
          <w:vertAlign w:val="baseline"/>
          <w:lang w:val="en-GB"/>
        </w:rPr>
      </w:pPr>
      <w:r w:rsidRPr="00F37333">
        <w:rPr>
          <w:rFonts w:ascii="Times New Roman" w:hAnsi="Times New Roman"/>
          <w:b/>
          <w:sz w:val="24"/>
          <w:szCs w:val="24"/>
          <w:vertAlign w:val="baseline"/>
          <w:lang w:val="en-GB"/>
        </w:rPr>
        <w:t>b.</w:t>
      </w:r>
      <w:r w:rsidRPr="00F37333">
        <w:rPr>
          <w:rFonts w:ascii="Times New Roman" w:hAnsi="Times New Roman"/>
          <w:b/>
          <w:sz w:val="24"/>
          <w:szCs w:val="24"/>
          <w:vertAlign w:val="baseline"/>
          <w:lang w:val="en-GB"/>
        </w:rPr>
        <w:tab/>
        <w:t>Compositions and Quantities of Gas and Liquid of an Ideal Solution in Equilibrium</w:t>
      </w:r>
    </w:p>
    <w:p w:rsidR="00C96B08" w:rsidRDefault="00C96B08" w:rsidP="00220720">
      <w:pPr>
        <w:pStyle w:val="PlainText"/>
        <w:ind w:left="1440"/>
        <w:jc w:val="both"/>
        <w:rPr>
          <w:rFonts w:ascii="Times New Roman" w:hAnsi="Times New Roman"/>
          <w:b/>
          <w:color w:val="FF0000"/>
          <w:sz w:val="24"/>
          <w:szCs w:val="24"/>
          <w:vertAlign w:val="baseline"/>
          <w:lang w:val="en-GB"/>
        </w:rPr>
      </w:pPr>
      <w:r>
        <w:rPr>
          <w:rFonts w:ascii="Times New Roman" w:hAnsi="Times New Roman"/>
          <w:b/>
          <w:noProof/>
          <w:color w:val="FF0000"/>
          <w:sz w:val="24"/>
          <w:szCs w:val="24"/>
          <w:vertAlign w:val="baseline"/>
        </w:rPr>
        <w:drawing>
          <wp:inline distT="0" distB="0" distL="0" distR="0">
            <wp:extent cx="3535033" cy="1069563"/>
            <wp:effectExtent l="19050" t="0" r="8267" b="0"/>
            <wp:docPr id="32" name="Picture 32" descr="C:\Users\Wolexzo07\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olexzo07\Desktop\4.png"/>
                    <pic:cNvPicPr>
                      <a:picLocks noChangeAspect="1" noChangeArrowheads="1"/>
                    </pic:cNvPicPr>
                  </pic:nvPicPr>
                  <pic:blipFill>
                    <a:blip r:embed="rId16"/>
                    <a:srcRect/>
                    <a:stretch>
                      <a:fillRect/>
                    </a:stretch>
                  </pic:blipFill>
                  <pic:spPr bwMode="auto">
                    <a:xfrm>
                      <a:off x="0" y="0"/>
                      <a:ext cx="3534508" cy="1069404"/>
                    </a:xfrm>
                    <a:prstGeom prst="rect">
                      <a:avLst/>
                    </a:prstGeom>
                    <a:noFill/>
                    <a:ln w="9525">
                      <a:noFill/>
                      <a:miter lim="800000"/>
                      <a:headEnd/>
                      <a:tailEnd/>
                    </a:ln>
                  </pic:spPr>
                </pic:pic>
              </a:graphicData>
            </a:graphic>
          </wp:inline>
        </w:drawing>
      </w:r>
    </w:p>
    <w:p w:rsidR="00E055C1" w:rsidRPr="00C96B08" w:rsidRDefault="00E055C1" w:rsidP="00220720">
      <w:pPr>
        <w:pStyle w:val="PlainText"/>
        <w:ind w:left="1440"/>
        <w:jc w:val="both"/>
        <w:rPr>
          <w:rFonts w:ascii="Times New Roman" w:hAnsi="Times New Roman"/>
          <w:b/>
          <w:color w:val="FF0000"/>
          <w:sz w:val="24"/>
          <w:szCs w:val="24"/>
          <w:vertAlign w:val="baseline"/>
          <w:lang w:val="en-GB"/>
        </w:rPr>
      </w:pPr>
    </w:p>
    <w:p w:rsidR="00220720" w:rsidRPr="00945AFC" w:rsidRDefault="007725C7" w:rsidP="009C29CD">
      <w:pPr>
        <w:pStyle w:val="PlainText"/>
        <w:spacing w:line="360" w:lineRule="auto"/>
        <w:ind w:left="1440"/>
        <w:jc w:val="both"/>
        <w:rPr>
          <w:rFonts w:ascii="Times New Roman" w:hAnsi="Times New Roman"/>
          <w:b/>
          <w:sz w:val="24"/>
          <w:szCs w:val="24"/>
          <w:vertAlign w:val="baseline"/>
          <w:lang w:val="en-GB"/>
        </w:rPr>
      </w:pPr>
      <w:r w:rsidRPr="00945AFC">
        <w:rPr>
          <w:rFonts w:ascii="Times New Roman" w:hAnsi="Times New Roman"/>
          <w:b/>
          <w:sz w:val="24"/>
          <w:szCs w:val="24"/>
          <w:vertAlign w:val="baseline"/>
          <w:lang w:val="en-GB"/>
        </w:rPr>
        <w:t xml:space="preserve">Figure 2.5: </w:t>
      </w:r>
      <w:r w:rsidR="00BD29CA" w:rsidRPr="00945AFC">
        <w:rPr>
          <w:rFonts w:ascii="Times New Roman" w:hAnsi="Times New Roman"/>
          <w:b/>
          <w:sz w:val="24"/>
          <w:szCs w:val="24"/>
          <w:vertAlign w:val="baseline"/>
          <w:lang w:val="en-GB"/>
        </w:rPr>
        <w:t>Flash Evaporation Diagram</w:t>
      </w:r>
    </w:p>
    <w:p w:rsidR="007725C7" w:rsidRDefault="007725C7" w:rsidP="009C29CD">
      <w:pPr>
        <w:pStyle w:val="PlainText"/>
        <w:spacing w:line="360" w:lineRule="auto"/>
        <w:ind w:left="1440"/>
        <w:jc w:val="both"/>
        <w:rPr>
          <w:rFonts w:ascii="Times New Roman" w:hAnsi="Times New Roman"/>
          <w:sz w:val="24"/>
          <w:szCs w:val="24"/>
          <w:vertAlign w:val="baseline"/>
          <w:lang w:val="en-GB"/>
        </w:rPr>
      </w:pPr>
    </w:p>
    <w:p w:rsidR="00A16FE0" w:rsidRPr="00F37333" w:rsidRDefault="00A16FE0" w:rsidP="00793BDA">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 xml:space="preserve">To calculate the composition and quantity of both gas and liquid that are in equilibrium in an ideal solution, two major laws that deals with partial pressures of the individual components (say component </w:t>
      </w:r>
      <w:proofErr w:type="gramStart"/>
      <w:r w:rsidRPr="00F37333">
        <w:rPr>
          <w:rFonts w:ascii="Times New Roman" w:hAnsi="Times New Roman"/>
          <w:sz w:val="24"/>
          <w:szCs w:val="24"/>
          <w:vertAlign w:val="baseline"/>
          <w:lang w:val="en-GB"/>
        </w:rPr>
        <w:t>j )</w:t>
      </w:r>
      <w:proofErr w:type="gramEnd"/>
      <w:r w:rsidRPr="00F37333">
        <w:rPr>
          <w:rFonts w:ascii="Times New Roman" w:hAnsi="Times New Roman"/>
          <w:sz w:val="24"/>
          <w:szCs w:val="24"/>
          <w:vertAlign w:val="baseline"/>
          <w:lang w:val="en-GB"/>
        </w:rPr>
        <w:t xml:space="preserve"> in the gas are considered.</w:t>
      </w:r>
    </w:p>
    <w:p w:rsidR="00A16FE0" w:rsidRPr="00F37333" w:rsidRDefault="00A16FE0" w:rsidP="00793BDA">
      <w:pPr>
        <w:pStyle w:val="PlainText"/>
        <w:spacing w:line="360" w:lineRule="auto"/>
        <w:jc w:val="both"/>
        <w:rPr>
          <w:rFonts w:ascii="Times New Roman" w:hAnsi="Times New Roman"/>
          <w:b/>
          <w:sz w:val="24"/>
          <w:szCs w:val="24"/>
          <w:vertAlign w:val="baseline"/>
          <w:lang w:val="en-GB"/>
        </w:rPr>
      </w:pPr>
      <w:r w:rsidRPr="00F37333">
        <w:rPr>
          <w:rFonts w:ascii="Times New Roman" w:hAnsi="Times New Roman"/>
          <w:sz w:val="24"/>
          <w:szCs w:val="24"/>
          <w:vertAlign w:val="baseline"/>
          <w:lang w:val="en-GB"/>
        </w:rPr>
        <w:t>These are:</w:t>
      </w:r>
    </w:p>
    <w:p w:rsidR="00A16FE0" w:rsidRPr="00F37333" w:rsidRDefault="00A16FE0" w:rsidP="009C29CD">
      <w:pPr>
        <w:pStyle w:val="PlainText"/>
        <w:numPr>
          <w:ilvl w:val="0"/>
          <w:numId w:val="12"/>
        </w:numPr>
        <w:spacing w:line="360" w:lineRule="auto"/>
        <w:ind w:left="1800"/>
        <w:jc w:val="both"/>
        <w:rPr>
          <w:rFonts w:ascii="Times New Roman" w:hAnsi="Times New Roman"/>
          <w:b/>
          <w:sz w:val="24"/>
          <w:szCs w:val="24"/>
          <w:vertAlign w:val="baseline"/>
          <w:lang w:val="en-GB"/>
        </w:rPr>
      </w:pPr>
      <w:proofErr w:type="spellStart"/>
      <w:r w:rsidRPr="00F37333">
        <w:rPr>
          <w:rFonts w:ascii="Times New Roman" w:hAnsi="Times New Roman"/>
          <w:b/>
          <w:sz w:val="24"/>
          <w:szCs w:val="24"/>
          <w:vertAlign w:val="baseline"/>
          <w:lang w:val="en-GB"/>
        </w:rPr>
        <w:t>Raoult’s</w:t>
      </w:r>
      <w:proofErr w:type="spellEnd"/>
      <w:r w:rsidRPr="00F37333">
        <w:rPr>
          <w:rFonts w:ascii="Times New Roman" w:hAnsi="Times New Roman"/>
          <w:b/>
          <w:sz w:val="24"/>
          <w:szCs w:val="24"/>
          <w:vertAlign w:val="baseline"/>
          <w:lang w:val="en-GB"/>
        </w:rPr>
        <w:t xml:space="preserve"> Law</w:t>
      </w:r>
    </w:p>
    <w:p w:rsidR="00A16FE0" w:rsidRPr="00F37333" w:rsidRDefault="00A16FE0" w:rsidP="009C29CD">
      <w:pPr>
        <w:pStyle w:val="PlainText"/>
        <w:spacing w:line="360" w:lineRule="auto"/>
        <w:ind w:left="1680" w:firstLine="1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This has the mathematical statement</w:t>
      </w:r>
    </w:p>
    <w:p w:rsidR="00A16FE0" w:rsidRDefault="00A16FE0" w:rsidP="009C29CD">
      <w:pPr>
        <w:pStyle w:val="PlainText"/>
        <w:spacing w:line="360" w:lineRule="auto"/>
        <w:ind w:left="1440" w:firstLine="360"/>
        <w:jc w:val="both"/>
        <w:rPr>
          <w:rFonts w:ascii="Times New Roman" w:hAnsi="Times New Roman"/>
          <w:b/>
          <w:sz w:val="24"/>
          <w:szCs w:val="24"/>
          <w:vertAlign w:val="baseline"/>
          <w:lang w:val="en-GB"/>
        </w:rPr>
      </w:pPr>
      <w:r w:rsidRPr="00F37333">
        <w:rPr>
          <w:rFonts w:ascii="Times New Roman" w:hAnsi="Times New Roman"/>
          <w:b/>
          <w:sz w:val="24"/>
          <w:szCs w:val="24"/>
          <w:vertAlign w:val="baseline"/>
          <w:lang w:val="nl-NL"/>
        </w:rPr>
        <w:t>P</w:t>
      </w:r>
      <w:r w:rsidRPr="00F37333">
        <w:rPr>
          <w:rFonts w:ascii="Times New Roman" w:hAnsi="Times New Roman"/>
          <w:b/>
          <w:sz w:val="24"/>
          <w:szCs w:val="24"/>
          <w:lang w:val="nl-NL"/>
        </w:rPr>
        <w:t xml:space="preserve">j       </w:t>
      </w:r>
      <w:r w:rsidRPr="00F37333">
        <w:rPr>
          <w:rFonts w:ascii="Times New Roman" w:hAnsi="Times New Roman"/>
          <w:b/>
          <w:sz w:val="24"/>
          <w:szCs w:val="24"/>
          <w:vertAlign w:val="baseline"/>
          <w:lang w:val="nl-NL"/>
        </w:rPr>
        <w:t>=    X</w:t>
      </w:r>
      <w:r w:rsidRPr="00F37333">
        <w:rPr>
          <w:rFonts w:ascii="Times New Roman" w:hAnsi="Times New Roman"/>
          <w:b/>
          <w:sz w:val="24"/>
          <w:szCs w:val="24"/>
          <w:lang w:val="nl-NL"/>
        </w:rPr>
        <w:t xml:space="preserve"> j </w:t>
      </w:r>
      <w:r w:rsidRPr="00F37333">
        <w:rPr>
          <w:rFonts w:ascii="Times New Roman" w:hAnsi="Times New Roman"/>
          <w:b/>
          <w:sz w:val="24"/>
          <w:szCs w:val="24"/>
          <w:vertAlign w:val="baseline"/>
          <w:lang w:val="nl-NL"/>
        </w:rPr>
        <w:t xml:space="preserve">  P</w:t>
      </w:r>
      <w:r w:rsidRPr="00F37333">
        <w:rPr>
          <w:rFonts w:ascii="Times New Roman" w:hAnsi="Times New Roman"/>
          <w:b/>
          <w:sz w:val="24"/>
          <w:szCs w:val="24"/>
          <w:lang w:val="nl-NL"/>
        </w:rPr>
        <w:t xml:space="preserve">Vj </w:t>
      </w:r>
      <w:r w:rsidRPr="00F37333">
        <w:rPr>
          <w:rFonts w:ascii="Times New Roman" w:hAnsi="Times New Roman"/>
          <w:b/>
          <w:sz w:val="24"/>
          <w:szCs w:val="24"/>
          <w:vertAlign w:val="baseline"/>
          <w:lang w:val="nl-NL"/>
        </w:rPr>
        <w:tab/>
      </w:r>
      <w:r w:rsidRPr="00F37333">
        <w:rPr>
          <w:rFonts w:ascii="Times New Roman" w:hAnsi="Times New Roman"/>
          <w:b/>
          <w:sz w:val="24"/>
          <w:szCs w:val="24"/>
          <w:vertAlign w:val="baseline"/>
          <w:lang w:val="nl-NL"/>
        </w:rPr>
        <w:tab/>
      </w:r>
      <w:r w:rsidRPr="00F37333">
        <w:rPr>
          <w:rFonts w:ascii="Times New Roman" w:hAnsi="Times New Roman"/>
          <w:sz w:val="24"/>
          <w:szCs w:val="24"/>
          <w:vertAlign w:val="baseline"/>
          <w:lang w:val="nl-NL"/>
        </w:rPr>
        <w:tab/>
      </w:r>
      <w:r w:rsidRPr="00F37333">
        <w:rPr>
          <w:rFonts w:ascii="Times New Roman" w:hAnsi="Times New Roman"/>
          <w:b/>
          <w:sz w:val="24"/>
          <w:szCs w:val="24"/>
          <w:vertAlign w:val="baseline"/>
          <w:lang w:val="en-GB"/>
        </w:rPr>
        <w:sym w:font="Symbol" w:char="F0AE"/>
      </w:r>
      <w:r w:rsidRPr="00F37333">
        <w:rPr>
          <w:rFonts w:ascii="Times New Roman" w:hAnsi="Times New Roman"/>
          <w:b/>
          <w:sz w:val="24"/>
          <w:szCs w:val="24"/>
          <w:vertAlign w:val="baseline"/>
          <w:lang w:val="nl-NL"/>
        </w:rPr>
        <w:t xml:space="preserve">         Eqn.    </w:t>
      </w:r>
      <w:r w:rsidRPr="00F37333">
        <w:rPr>
          <w:rFonts w:ascii="Times New Roman" w:hAnsi="Times New Roman"/>
          <w:b/>
          <w:sz w:val="24"/>
          <w:szCs w:val="24"/>
          <w:vertAlign w:val="baseline"/>
          <w:lang w:val="en-GB"/>
        </w:rPr>
        <w:t>2-1</w:t>
      </w:r>
    </w:p>
    <w:p w:rsidR="00A16FE0" w:rsidRPr="00160949" w:rsidRDefault="00A16FE0" w:rsidP="009C29CD">
      <w:pPr>
        <w:pStyle w:val="PlainText"/>
        <w:spacing w:line="360" w:lineRule="auto"/>
        <w:ind w:left="1440" w:firstLine="360"/>
        <w:jc w:val="both"/>
        <w:rPr>
          <w:rFonts w:ascii="Times New Roman" w:hAnsi="Times New Roman"/>
          <w:b/>
          <w:sz w:val="24"/>
          <w:szCs w:val="24"/>
          <w:vertAlign w:val="baseline"/>
          <w:lang w:val="en-GB"/>
        </w:rPr>
      </w:pPr>
    </w:p>
    <w:p w:rsidR="00A16FE0" w:rsidRPr="00F37333" w:rsidRDefault="00793BDA" w:rsidP="009C29CD">
      <w:pPr>
        <w:pStyle w:val="PlainText"/>
        <w:spacing w:line="360" w:lineRule="auto"/>
        <w:ind w:left="144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Where</w:t>
      </w:r>
      <w:r w:rsidR="00A16FE0" w:rsidRPr="00F37333">
        <w:rPr>
          <w:rFonts w:ascii="Times New Roman" w:hAnsi="Times New Roman"/>
          <w:sz w:val="24"/>
          <w:szCs w:val="24"/>
          <w:vertAlign w:val="baseline"/>
          <w:lang w:val="en-GB"/>
        </w:rPr>
        <w:t>;</w:t>
      </w:r>
    </w:p>
    <w:p w:rsidR="00A16FE0" w:rsidRPr="00F37333" w:rsidRDefault="00A16FE0" w:rsidP="009C29CD">
      <w:pPr>
        <w:pStyle w:val="PlainText"/>
        <w:spacing w:line="360" w:lineRule="auto"/>
        <w:ind w:left="1440"/>
        <w:jc w:val="both"/>
        <w:rPr>
          <w:rFonts w:ascii="Times New Roman" w:hAnsi="Times New Roman"/>
          <w:sz w:val="24"/>
          <w:szCs w:val="24"/>
          <w:vertAlign w:val="baseline"/>
          <w:lang w:val="en-GB"/>
        </w:rPr>
      </w:pPr>
    </w:p>
    <w:p w:rsidR="00A16FE0" w:rsidRPr="00F37333" w:rsidRDefault="00A16FE0" w:rsidP="009C29CD">
      <w:pPr>
        <w:pStyle w:val="PlainText"/>
        <w:tabs>
          <w:tab w:val="left" w:pos="2520"/>
          <w:tab w:val="left" w:pos="2880"/>
        </w:tabs>
        <w:spacing w:line="360" w:lineRule="auto"/>
        <w:ind w:left="2880" w:hanging="144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P</w:t>
      </w:r>
      <w:r w:rsidRPr="00F37333">
        <w:rPr>
          <w:rFonts w:ascii="Times New Roman" w:hAnsi="Times New Roman"/>
          <w:sz w:val="24"/>
          <w:szCs w:val="24"/>
          <w:lang w:val="en-GB"/>
        </w:rPr>
        <w:t xml:space="preserve"> j</w:t>
      </w:r>
      <w:r w:rsidRPr="00F37333">
        <w:rPr>
          <w:rFonts w:ascii="Times New Roman" w:hAnsi="Times New Roman"/>
          <w:sz w:val="24"/>
          <w:szCs w:val="24"/>
          <w:lang w:val="en-GB"/>
        </w:rPr>
        <w:tab/>
      </w:r>
      <w:r w:rsidRPr="00F37333">
        <w:rPr>
          <w:rFonts w:ascii="Times New Roman" w:hAnsi="Times New Roman"/>
          <w:sz w:val="24"/>
          <w:szCs w:val="24"/>
          <w:vertAlign w:val="baseline"/>
          <w:lang w:val="en-GB"/>
        </w:rPr>
        <w:t>=</w:t>
      </w:r>
      <w:r w:rsidRPr="00F37333">
        <w:rPr>
          <w:rFonts w:ascii="Times New Roman" w:hAnsi="Times New Roman"/>
          <w:sz w:val="24"/>
          <w:szCs w:val="24"/>
          <w:vertAlign w:val="baseline"/>
          <w:lang w:val="en-GB"/>
        </w:rPr>
        <w:tab/>
        <w:t xml:space="preserve">Partial pressure of component j in the gas phase that is in equilibrium with the liquid in the ideal solution </w:t>
      </w:r>
    </w:p>
    <w:p w:rsidR="00A16FE0" w:rsidRPr="00F37333" w:rsidRDefault="00A16FE0" w:rsidP="009C29CD">
      <w:pPr>
        <w:pStyle w:val="PlainText"/>
        <w:tabs>
          <w:tab w:val="left" w:pos="2520"/>
          <w:tab w:val="left" w:pos="2880"/>
        </w:tabs>
        <w:spacing w:line="360" w:lineRule="auto"/>
        <w:ind w:left="2880" w:hanging="144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t>Xj</w:t>
      </w:r>
      <w:proofErr w:type="spellEnd"/>
      <w:r w:rsidRPr="00F37333">
        <w:rPr>
          <w:rFonts w:ascii="Times New Roman" w:hAnsi="Times New Roman"/>
          <w:sz w:val="24"/>
          <w:szCs w:val="24"/>
          <w:vertAlign w:val="baseline"/>
          <w:lang w:val="en-GB"/>
        </w:rPr>
        <w:tab/>
        <w:t>=</w:t>
      </w:r>
      <w:r w:rsidRPr="00F37333">
        <w:rPr>
          <w:rFonts w:ascii="Times New Roman" w:hAnsi="Times New Roman"/>
          <w:sz w:val="24"/>
          <w:szCs w:val="24"/>
          <w:vertAlign w:val="baseline"/>
          <w:lang w:val="en-GB"/>
        </w:rPr>
        <w:tab/>
        <w:t>Mole fraction of component j in the liquid</w:t>
      </w:r>
    </w:p>
    <w:p w:rsidR="00A16FE0" w:rsidRPr="00F37333" w:rsidRDefault="00A16FE0" w:rsidP="009C29CD">
      <w:pPr>
        <w:pStyle w:val="PlainText"/>
        <w:tabs>
          <w:tab w:val="left" w:pos="2520"/>
          <w:tab w:val="left" w:pos="2880"/>
        </w:tabs>
        <w:spacing w:line="360" w:lineRule="auto"/>
        <w:ind w:left="2880" w:hanging="144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t>P</w:t>
      </w:r>
      <w:r w:rsidRPr="00F37333">
        <w:rPr>
          <w:rFonts w:ascii="Times New Roman" w:hAnsi="Times New Roman"/>
          <w:sz w:val="24"/>
          <w:szCs w:val="24"/>
          <w:lang w:val="en-GB"/>
        </w:rPr>
        <w:t>Vj</w:t>
      </w:r>
      <w:proofErr w:type="spellEnd"/>
      <w:r w:rsidRPr="00F37333">
        <w:rPr>
          <w:rFonts w:ascii="Times New Roman" w:hAnsi="Times New Roman"/>
          <w:sz w:val="24"/>
          <w:szCs w:val="24"/>
          <w:lang w:val="en-GB"/>
        </w:rPr>
        <w:tab/>
      </w:r>
      <w:r w:rsidRPr="00F37333">
        <w:rPr>
          <w:rFonts w:ascii="Times New Roman" w:hAnsi="Times New Roman"/>
          <w:sz w:val="24"/>
          <w:szCs w:val="24"/>
          <w:vertAlign w:val="baseline"/>
          <w:lang w:val="en-GB"/>
        </w:rPr>
        <w:t>=</w:t>
      </w:r>
      <w:r w:rsidRPr="00F37333">
        <w:rPr>
          <w:rFonts w:ascii="Times New Roman" w:hAnsi="Times New Roman"/>
          <w:sz w:val="24"/>
          <w:szCs w:val="24"/>
          <w:vertAlign w:val="baseline"/>
          <w:lang w:val="en-GB"/>
        </w:rPr>
        <w:tab/>
      </w:r>
      <w:proofErr w:type="gramStart"/>
      <w:r w:rsidRPr="00F37333">
        <w:rPr>
          <w:rFonts w:ascii="Times New Roman" w:hAnsi="Times New Roman"/>
          <w:sz w:val="24"/>
          <w:szCs w:val="24"/>
          <w:vertAlign w:val="baseline"/>
          <w:lang w:val="en-GB"/>
        </w:rPr>
        <w:t>The</w:t>
      </w:r>
      <w:proofErr w:type="gramEnd"/>
      <w:r w:rsidRPr="00F37333">
        <w:rPr>
          <w:rFonts w:ascii="Times New Roman" w:hAnsi="Times New Roman"/>
          <w:sz w:val="24"/>
          <w:szCs w:val="24"/>
          <w:vertAlign w:val="baseline"/>
          <w:lang w:val="en-GB"/>
        </w:rPr>
        <w:t xml:space="preserve"> vapour pressure that component j would exert at the temperature of interest.</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144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 xml:space="preserve">Three major conditions on the </w:t>
      </w:r>
      <w:proofErr w:type="spellStart"/>
      <w:r w:rsidRPr="00F37333">
        <w:rPr>
          <w:rFonts w:ascii="Times New Roman" w:hAnsi="Times New Roman"/>
          <w:sz w:val="24"/>
          <w:szCs w:val="24"/>
          <w:vertAlign w:val="baseline"/>
          <w:lang w:val="en-GB"/>
        </w:rPr>
        <w:t>Raoult’s</w:t>
      </w:r>
      <w:proofErr w:type="spellEnd"/>
      <w:r w:rsidRPr="00F37333">
        <w:rPr>
          <w:rFonts w:ascii="Times New Roman" w:hAnsi="Times New Roman"/>
          <w:sz w:val="24"/>
          <w:szCs w:val="24"/>
          <w:vertAlign w:val="baseline"/>
          <w:lang w:val="en-GB"/>
        </w:rPr>
        <w:t xml:space="preserve"> equation are that</w:t>
      </w:r>
    </w:p>
    <w:p w:rsidR="00A16FE0" w:rsidRPr="00F37333" w:rsidRDefault="00A16FE0" w:rsidP="009C29CD">
      <w:pPr>
        <w:pStyle w:val="PlainText"/>
        <w:numPr>
          <w:ilvl w:val="0"/>
          <w:numId w:val="11"/>
        </w:numPr>
        <w:tabs>
          <w:tab w:val="clear" w:pos="1440"/>
          <w:tab w:val="num" w:pos="2160"/>
        </w:tabs>
        <w:spacing w:line="360" w:lineRule="auto"/>
        <w:ind w:left="216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The gas must be in equilibrium with the liquid.</w:t>
      </w:r>
    </w:p>
    <w:p w:rsidR="00A16FE0" w:rsidRPr="00F37333" w:rsidRDefault="00A16FE0" w:rsidP="009C29CD">
      <w:pPr>
        <w:pStyle w:val="PlainText"/>
        <w:numPr>
          <w:ilvl w:val="0"/>
          <w:numId w:val="11"/>
        </w:numPr>
        <w:tabs>
          <w:tab w:val="clear" w:pos="1440"/>
          <w:tab w:val="num" w:pos="2160"/>
        </w:tabs>
        <w:spacing w:line="360" w:lineRule="auto"/>
        <w:ind w:left="216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The solution, gas and liquid are ideal fluids.</w:t>
      </w:r>
    </w:p>
    <w:p w:rsidR="00A16FE0" w:rsidRPr="00F37333" w:rsidRDefault="00A16FE0" w:rsidP="009C29CD">
      <w:pPr>
        <w:pStyle w:val="PlainText"/>
        <w:numPr>
          <w:ilvl w:val="0"/>
          <w:numId w:val="11"/>
        </w:numPr>
        <w:tabs>
          <w:tab w:val="clear" w:pos="1440"/>
          <w:tab w:val="num" w:pos="2160"/>
        </w:tabs>
        <w:spacing w:line="360" w:lineRule="auto"/>
        <w:ind w:left="216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Being ideal restricts the use of this equation to pressure lower than or equal to 50 psia and moderate temperatures.</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
    <w:p w:rsidR="00A16FE0" w:rsidRPr="00F37333" w:rsidRDefault="00A16FE0" w:rsidP="009C29CD">
      <w:pPr>
        <w:pStyle w:val="PlainText"/>
        <w:numPr>
          <w:ilvl w:val="0"/>
          <w:numId w:val="13"/>
        </w:numPr>
        <w:spacing w:line="360" w:lineRule="auto"/>
        <w:jc w:val="both"/>
        <w:rPr>
          <w:rFonts w:ascii="Times New Roman" w:hAnsi="Times New Roman"/>
          <w:sz w:val="24"/>
          <w:szCs w:val="24"/>
          <w:vertAlign w:val="baseline"/>
          <w:lang w:val="en-GB"/>
        </w:rPr>
      </w:pPr>
      <w:r w:rsidRPr="00F37333">
        <w:rPr>
          <w:rFonts w:ascii="Times New Roman" w:hAnsi="Times New Roman"/>
          <w:b/>
          <w:sz w:val="24"/>
          <w:szCs w:val="24"/>
          <w:vertAlign w:val="baseline"/>
          <w:lang w:val="en-GB"/>
        </w:rPr>
        <w:t>Dalton’s law.</w:t>
      </w:r>
    </w:p>
    <w:p w:rsidR="00A16FE0" w:rsidRPr="00F37333" w:rsidRDefault="00A16FE0" w:rsidP="009C29CD">
      <w:pPr>
        <w:pStyle w:val="PlainText"/>
        <w:spacing w:line="360" w:lineRule="auto"/>
        <w:ind w:left="1440" w:firstLine="7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This has the mathematical statement</w:t>
      </w:r>
    </w:p>
    <w:p w:rsidR="00A16FE0" w:rsidRPr="00F37333" w:rsidRDefault="00A16FE0" w:rsidP="009C29CD">
      <w:pPr>
        <w:pStyle w:val="PlainText"/>
        <w:spacing w:line="360" w:lineRule="auto"/>
        <w:ind w:left="1440" w:firstLine="720"/>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1440" w:firstLine="720"/>
        <w:jc w:val="both"/>
        <w:rPr>
          <w:rFonts w:ascii="Times New Roman" w:hAnsi="Times New Roman"/>
          <w:b/>
          <w:sz w:val="24"/>
          <w:szCs w:val="24"/>
          <w:vertAlign w:val="baseline"/>
          <w:lang w:val="en-GB"/>
        </w:rPr>
      </w:pPr>
      <w:proofErr w:type="spellStart"/>
      <w:r w:rsidRPr="00F37333">
        <w:rPr>
          <w:rFonts w:ascii="Times New Roman" w:hAnsi="Times New Roman"/>
          <w:b/>
          <w:sz w:val="24"/>
          <w:szCs w:val="24"/>
          <w:vertAlign w:val="baseline"/>
          <w:lang w:val="es-ES"/>
        </w:rPr>
        <w:t>P</w:t>
      </w:r>
      <w:r w:rsidRPr="00F37333">
        <w:rPr>
          <w:rFonts w:ascii="Times New Roman" w:hAnsi="Times New Roman"/>
          <w:b/>
          <w:sz w:val="24"/>
          <w:szCs w:val="24"/>
          <w:lang w:val="es-ES"/>
        </w:rPr>
        <w:t>j</w:t>
      </w:r>
      <w:proofErr w:type="spellEnd"/>
      <w:r w:rsidRPr="00F37333">
        <w:rPr>
          <w:rFonts w:ascii="Times New Roman" w:hAnsi="Times New Roman"/>
          <w:b/>
          <w:sz w:val="24"/>
          <w:szCs w:val="24"/>
          <w:vertAlign w:val="baseline"/>
          <w:lang w:val="es-ES"/>
        </w:rPr>
        <w:t xml:space="preserve">  =    Y</w:t>
      </w:r>
      <w:r w:rsidRPr="00F37333">
        <w:rPr>
          <w:rFonts w:ascii="Times New Roman" w:hAnsi="Times New Roman"/>
          <w:b/>
          <w:sz w:val="24"/>
          <w:szCs w:val="24"/>
          <w:lang w:val="es-ES"/>
        </w:rPr>
        <w:t xml:space="preserve"> j</w:t>
      </w:r>
      <w:r w:rsidRPr="00F37333">
        <w:rPr>
          <w:rFonts w:ascii="Times New Roman" w:hAnsi="Times New Roman"/>
          <w:b/>
          <w:sz w:val="24"/>
          <w:szCs w:val="24"/>
          <w:vertAlign w:val="baseline"/>
          <w:lang w:val="es-ES"/>
        </w:rPr>
        <w:t xml:space="preserve">  P </w:t>
      </w:r>
      <w:r w:rsidRPr="00F37333">
        <w:rPr>
          <w:rFonts w:ascii="Times New Roman" w:hAnsi="Times New Roman"/>
          <w:b/>
          <w:sz w:val="24"/>
          <w:szCs w:val="24"/>
          <w:vertAlign w:val="baseline"/>
          <w:lang w:val="es-ES"/>
        </w:rPr>
        <w:tab/>
      </w:r>
      <w:r w:rsidRPr="00F37333">
        <w:rPr>
          <w:rFonts w:ascii="Times New Roman" w:hAnsi="Times New Roman"/>
          <w:b/>
          <w:sz w:val="24"/>
          <w:szCs w:val="24"/>
          <w:vertAlign w:val="baseline"/>
          <w:lang w:val="es-ES"/>
        </w:rPr>
        <w:tab/>
      </w:r>
      <w:r w:rsidRPr="00F37333">
        <w:rPr>
          <w:rFonts w:ascii="Times New Roman" w:hAnsi="Times New Roman"/>
          <w:b/>
          <w:sz w:val="24"/>
          <w:szCs w:val="24"/>
          <w:vertAlign w:val="baseline"/>
          <w:lang w:val="es-ES"/>
        </w:rPr>
        <w:tab/>
      </w:r>
      <w:r w:rsidRPr="00F37333">
        <w:rPr>
          <w:rFonts w:ascii="Times New Roman" w:hAnsi="Times New Roman"/>
          <w:b/>
          <w:sz w:val="24"/>
          <w:szCs w:val="24"/>
          <w:vertAlign w:val="baseline"/>
          <w:lang w:val="en-GB"/>
        </w:rPr>
        <w:sym w:font="Symbol" w:char="F0AE"/>
      </w:r>
      <w:proofErr w:type="spellStart"/>
      <w:r w:rsidRPr="00F37333">
        <w:rPr>
          <w:rFonts w:ascii="Times New Roman" w:hAnsi="Times New Roman"/>
          <w:b/>
          <w:sz w:val="24"/>
          <w:szCs w:val="24"/>
          <w:vertAlign w:val="baseline"/>
          <w:lang w:val="es-ES"/>
        </w:rPr>
        <w:t>Eqn</w:t>
      </w:r>
      <w:proofErr w:type="spellEnd"/>
      <w:r w:rsidRPr="00F37333">
        <w:rPr>
          <w:rFonts w:ascii="Times New Roman" w:hAnsi="Times New Roman"/>
          <w:b/>
          <w:sz w:val="24"/>
          <w:szCs w:val="24"/>
          <w:vertAlign w:val="baseline"/>
          <w:lang w:val="es-ES"/>
        </w:rPr>
        <w:t xml:space="preserve">.    </w:t>
      </w:r>
      <w:r w:rsidRPr="00F37333">
        <w:rPr>
          <w:rFonts w:ascii="Times New Roman" w:hAnsi="Times New Roman"/>
          <w:b/>
          <w:sz w:val="24"/>
          <w:szCs w:val="24"/>
          <w:vertAlign w:val="baseline"/>
          <w:lang w:val="en-GB"/>
        </w:rPr>
        <w:t>2-2</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1440" w:firstLine="720"/>
        <w:jc w:val="both"/>
        <w:rPr>
          <w:rFonts w:ascii="Times New Roman" w:hAnsi="Times New Roman"/>
          <w:sz w:val="24"/>
          <w:szCs w:val="24"/>
          <w:vertAlign w:val="baseline"/>
          <w:lang w:val="en-GB"/>
        </w:rPr>
      </w:pPr>
      <w:proofErr w:type="gramStart"/>
      <w:r w:rsidRPr="00F37333">
        <w:rPr>
          <w:rFonts w:ascii="Times New Roman" w:hAnsi="Times New Roman"/>
          <w:sz w:val="24"/>
          <w:szCs w:val="24"/>
          <w:vertAlign w:val="baseline"/>
          <w:lang w:val="en-GB"/>
        </w:rPr>
        <w:t>where</w:t>
      </w:r>
      <w:proofErr w:type="gramEnd"/>
      <w:r w:rsidRPr="00F37333">
        <w:rPr>
          <w:rFonts w:ascii="Times New Roman" w:hAnsi="Times New Roman"/>
          <w:sz w:val="24"/>
          <w:szCs w:val="24"/>
          <w:vertAlign w:val="baseline"/>
          <w:lang w:val="en-GB"/>
        </w:rPr>
        <w:t>;</w:t>
      </w:r>
    </w:p>
    <w:p w:rsidR="00A16FE0" w:rsidRPr="00F37333" w:rsidRDefault="00A16FE0" w:rsidP="009C29CD">
      <w:pPr>
        <w:pStyle w:val="PlainText"/>
        <w:spacing w:line="360" w:lineRule="auto"/>
        <w:ind w:left="1440"/>
        <w:jc w:val="both"/>
        <w:rPr>
          <w:rFonts w:ascii="Times New Roman" w:hAnsi="Times New Roman"/>
          <w:sz w:val="24"/>
          <w:szCs w:val="24"/>
          <w:vertAlign w:val="baseline"/>
          <w:lang w:val="en-GB"/>
        </w:rPr>
      </w:pPr>
    </w:p>
    <w:p w:rsidR="00A16FE0" w:rsidRPr="00F37333" w:rsidRDefault="00A16FE0" w:rsidP="009C29CD">
      <w:pPr>
        <w:pStyle w:val="PlainText"/>
        <w:tabs>
          <w:tab w:val="left" w:pos="2520"/>
        </w:tabs>
        <w:spacing w:line="360" w:lineRule="auto"/>
        <w:ind w:left="2880" w:hanging="144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t>Pj</w:t>
      </w:r>
      <w:proofErr w:type="spellEnd"/>
      <w:r w:rsidRPr="00F37333">
        <w:rPr>
          <w:rFonts w:ascii="Times New Roman" w:hAnsi="Times New Roman"/>
          <w:sz w:val="24"/>
          <w:szCs w:val="24"/>
          <w:vertAlign w:val="baseline"/>
          <w:lang w:val="en-GB"/>
        </w:rPr>
        <w:tab/>
        <w:t>=</w:t>
      </w:r>
      <w:r w:rsidRPr="00F37333">
        <w:rPr>
          <w:rFonts w:ascii="Times New Roman" w:hAnsi="Times New Roman"/>
          <w:sz w:val="24"/>
          <w:szCs w:val="24"/>
          <w:vertAlign w:val="baseline"/>
          <w:lang w:val="en-GB"/>
        </w:rPr>
        <w:tab/>
        <w:t>Partial pressure of component j in the gas mixture</w:t>
      </w:r>
    </w:p>
    <w:p w:rsidR="00A16FE0" w:rsidRPr="00F37333" w:rsidRDefault="00A16FE0" w:rsidP="009C29CD">
      <w:pPr>
        <w:pStyle w:val="PlainText"/>
        <w:tabs>
          <w:tab w:val="left" w:pos="2520"/>
        </w:tabs>
        <w:spacing w:line="360" w:lineRule="auto"/>
        <w:ind w:left="2880" w:hanging="144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lastRenderedPageBreak/>
        <w:t>Yj</w:t>
      </w:r>
      <w:proofErr w:type="spellEnd"/>
      <w:r w:rsidRPr="00F37333">
        <w:rPr>
          <w:rFonts w:ascii="Times New Roman" w:hAnsi="Times New Roman"/>
          <w:sz w:val="24"/>
          <w:szCs w:val="24"/>
          <w:vertAlign w:val="baseline"/>
          <w:lang w:val="en-GB"/>
        </w:rPr>
        <w:tab/>
        <w:t>=</w:t>
      </w:r>
      <w:r w:rsidRPr="00F37333">
        <w:rPr>
          <w:rFonts w:ascii="Times New Roman" w:hAnsi="Times New Roman"/>
          <w:sz w:val="24"/>
          <w:szCs w:val="24"/>
          <w:vertAlign w:val="baseline"/>
          <w:lang w:val="en-GB"/>
        </w:rPr>
        <w:tab/>
        <w:t>Mole fraction of component j in the gas mixture</w:t>
      </w:r>
    </w:p>
    <w:p w:rsidR="00A16FE0" w:rsidRPr="00F37333" w:rsidRDefault="00A16FE0" w:rsidP="009C29CD">
      <w:pPr>
        <w:pStyle w:val="PlainText"/>
        <w:tabs>
          <w:tab w:val="left" w:pos="2520"/>
        </w:tabs>
        <w:spacing w:line="360" w:lineRule="auto"/>
        <w:ind w:left="2880" w:hanging="144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P</w:t>
      </w:r>
      <w:r w:rsidRPr="00F37333">
        <w:rPr>
          <w:rFonts w:ascii="Times New Roman" w:hAnsi="Times New Roman"/>
          <w:sz w:val="24"/>
          <w:szCs w:val="24"/>
          <w:vertAlign w:val="baseline"/>
          <w:lang w:val="en-GB"/>
        </w:rPr>
        <w:tab/>
        <w:t>=</w:t>
      </w:r>
      <w:r w:rsidRPr="00F37333">
        <w:rPr>
          <w:rFonts w:ascii="Times New Roman" w:hAnsi="Times New Roman"/>
          <w:sz w:val="24"/>
          <w:szCs w:val="24"/>
          <w:vertAlign w:val="baseline"/>
          <w:lang w:val="en-GB"/>
        </w:rPr>
        <w:tab/>
        <w:t>Total pressure exerted by the gas mixture.</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144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 xml:space="preserve">The only condition on the Dalton’s equation is that the gas must be an ideal gas whose measured pressure must be below 50 psia and at moderate temperature.  The equations 2-1 and 2-2 are combined by </w:t>
      </w:r>
      <w:proofErr w:type="spellStart"/>
      <w:r w:rsidRPr="00F37333">
        <w:rPr>
          <w:rFonts w:ascii="Times New Roman" w:hAnsi="Times New Roman"/>
          <w:sz w:val="24"/>
          <w:szCs w:val="24"/>
          <w:vertAlign w:val="baseline"/>
          <w:lang w:val="en-GB"/>
        </w:rPr>
        <w:t>Pj</w:t>
      </w:r>
      <w:proofErr w:type="spellEnd"/>
      <w:r w:rsidRPr="00F37333">
        <w:rPr>
          <w:rFonts w:ascii="Times New Roman" w:hAnsi="Times New Roman"/>
          <w:sz w:val="24"/>
          <w:szCs w:val="24"/>
          <w:vertAlign w:val="baseline"/>
          <w:lang w:val="en-GB"/>
        </w:rPr>
        <w:t xml:space="preserve"> removal to give an equation which relates the compositions (</w:t>
      </w:r>
      <w:proofErr w:type="spellStart"/>
      <w:r w:rsidRPr="00F37333">
        <w:rPr>
          <w:rFonts w:ascii="Times New Roman" w:hAnsi="Times New Roman"/>
          <w:sz w:val="24"/>
          <w:szCs w:val="24"/>
          <w:vertAlign w:val="baseline"/>
          <w:lang w:val="en-GB"/>
        </w:rPr>
        <w:t>Xj</w:t>
      </w:r>
      <w:proofErr w:type="spellEnd"/>
      <w:r w:rsidRPr="00F37333">
        <w:rPr>
          <w:rFonts w:ascii="Times New Roman" w:hAnsi="Times New Roman"/>
          <w:sz w:val="24"/>
          <w:szCs w:val="24"/>
          <w:vertAlign w:val="baseline"/>
          <w:lang w:val="en-GB"/>
        </w:rPr>
        <w:t xml:space="preserve"> and </w:t>
      </w:r>
      <w:proofErr w:type="spellStart"/>
      <w:r w:rsidRPr="00F37333">
        <w:rPr>
          <w:rFonts w:ascii="Times New Roman" w:hAnsi="Times New Roman"/>
          <w:sz w:val="24"/>
          <w:szCs w:val="24"/>
          <w:vertAlign w:val="baseline"/>
          <w:lang w:val="en-GB"/>
        </w:rPr>
        <w:t>Yj</w:t>
      </w:r>
      <w:proofErr w:type="spellEnd"/>
      <w:r w:rsidRPr="00F37333">
        <w:rPr>
          <w:rFonts w:ascii="Times New Roman" w:hAnsi="Times New Roman"/>
          <w:sz w:val="24"/>
          <w:szCs w:val="24"/>
          <w:vertAlign w:val="baseline"/>
          <w:lang w:val="en-GB"/>
        </w:rPr>
        <w:t>) of the gas and liquid in equilibrium to the total pressure (P) and temperature (T) at which the gas-liquid equilibrium exists.</w:t>
      </w:r>
    </w:p>
    <w:p w:rsidR="00A16FE0" w:rsidRPr="00F37333" w:rsidRDefault="00A16FE0" w:rsidP="009C29CD">
      <w:pPr>
        <w:pStyle w:val="PlainText"/>
        <w:spacing w:line="360" w:lineRule="auto"/>
        <w:ind w:left="1440"/>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1440"/>
        <w:jc w:val="both"/>
        <w:rPr>
          <w:rFonts w:ascii="Times New Roman" w:hAnsi="Times New Roman"/>
          <w:b/>
          <w:sz w:val="24"/>
          <w:szCs w:val="24"/>
          <w:vertAlign w:val="baseline"/>
          <w:lang w:val="en-GB"/>
        </w:rPr>
      </w:pPr>
      <w:proofErr w:type="spellStart"/>
      <w:r w:rsidRPr="00F37333">
        <w:rPr>
          <w:rFonts w:ascii="Times New Roman" w:hAnsi="Times New Roman"/>
          <w:b/>
          <w:sz w:val="24"/>
          <w:szCs w:val="24"/>
          <w:vertAlign w:val="baseline"/>
          <w:lang w:val="en-GB"/>
        </w:rPr>
        <w:t>Y</w:t>
      </w:r>
      <w:r w:rsidRPr="00F37333">
        <w:rPr>
          <w:rFonts w:ascii="Times New Roman" w:hAnsi="Times New Roman"/>
          <w:b/>
          <w:sz w:val="24"/>
          <w:szCs w:val="24"/>
          <w:lang w:val="en-GB"/>
        </w:rPr>
        <w:t>j</w:t>
      </w:r>
      <w:proofErr w:type="spellEnd"/>
      <w:r w:rsidRPr="00F37333">
        <w:rPr>
          <w:rFonts w:ascii="Times New Roman" w:hAnsi="Times New Roman"/>
          <w:b/>
          <w:sz w:val="24"/>
          <w:szCs w:val="24"/>
          <w:vertAlign w:val="baseline"/>
          <w:lang w:val="en-GB"/>
        </w:rPr>
        <w:t xml:space="preserve"> P      =      X</w:t>
      </w:r>
      <w:r w:rsidRPr="00F37333">
        <w:rPr>
          <w:rFonts w:ascii="Times New Roman" w:hAnsi="Times New Roman"/>
          <w:b/>
          <w:sz w:val="24"/>
          <w:szCs w:val="24"/>
          <w:lang w:val="en-GB"/>
        </w:rPr>
        <w:t xml:space="preserve"> </w:t>
      </w:r>
      <w:proofErr w:type="gramStart"/>
      <w:r w:rsidRPr="00F37333">
        <w:rPr>
          <w:rFonts w:ascii="Times New Roman" w:hAnsi="Times New Roman"/>
          <w:b/>
          <w:sz w:val="24"/>
          <w:szCs w:val="24"/>
          <w:lang w:val="en-GB"/>
        </w:rPr>
        <w:t xml:space="preserve">j </w:t>
      </w:r>
      <w:r w:rsidRPr="00F37333">
        <w:rPr>
          <w:rFonts w:ascii="Times New Roman" w:hAnsi="Times New Roman"/>
          <w:b/>
          <w:sz w:val="24"/>
          <w:szCs w:val="24"/>
          <w:vertAlign w:val="baseline"/>
          <w:lang w:val="en-GB"/>
        </w:rPr>
        <w:t xml:space="preserve"> P</w:t>
      </w:r>
      <w:proofErr w:type="gramEnd"/>
      <w:r w:rsidRPr="00F37333">
        <w:rPr>
          <w:rFonts w:ascii="Times New Roman" w:hAnsi="Times New Roman"/>
          <w:b/>
          <w:sz w:val="24"/>
          <w:szCs w:val="24"/>
          <w:vertAlign w:val="baseline"/>
          <w:lang w:val="en-GB"/>
        </w:rPr>
        <w:t xml:space="preserve"> v</w:t>
      </w:r>
      <w:r w:rsidRPr="00F37333">
        <w:rPr>
          <w:rFonts w:ascii="Times New Roman" w:hAnsi="Times New Roman"/>
          <w:b/>
          <w:sz w:val="24"/>
          <w:szCs w:val="24"/>
          <w:lang w:val="en-GB"/>
        </w:rPr>
        <w:t xml:space="preserve"> j </w:t>
      </w:r>
      <w:r w:rsidRPr="00F37333">
        <w:rPr>
          <w:rFonts w:ascii="Times New Roman" w:hAnsi="Times New Roman"/>
          <w:b/>
          <w:sz w:val="24"/>
          <w:szCs w:val="24"/>
          <w:lang w:val="en-GB"/>
        </w:rPr>
        <w:tab/>
      </w:r>
      <w:r w:rsidRPr="00F37333">
        <w:rPr>
          <w:rFonts w:ascii="Times New Roman" w:hAnsi="Times New Roman"/>
          <w:b/>
          <w:sz w:val="24"/>
          <w:szCs w:val="24"/>
          <w:lang w:val="en-GB"/>
        </w:rPr>
        <w:tab/>
      </w:r>
      <w:r w:rsidRPr="00F37333">
        <w:rPr>
          <w:rFonts w:ascii="Times New Roman" w:hAnsi="Times New Roman"/>
          <w:b/>
          <w:sz w:val="24"/>
          <w:szCs w:val="24"/>
          <w:lang w:val="en-GB"/>
        </w:rPr>
        <w:tab/>
      </w:r>
      <w:r w:rsidRPr="00F37333">
        <w:rPr>
          <w:rFonts w:ascii="Times New Roman" w:hAnsi="Times New Roman"/>
          <w:b/>
          <w:sz w:val="24"/>
          <w:szCs w:val="24"/>
          <w:vertAlign w:val="baseline"/>
          <w:lang w:val="en-GB"/>
        </w:rPr>
        <w:sym w:font="Symbol" w:char="F0AE"/>
      </w:r>
      <w:r w:rsidRPr="00F37333">
        <w:rPr>
          <w:rFonts w:ascii="Times New Roman" w:hAnsi="Times New Roman"/>
          <w:b/>
          <w:sz w:val="24"/>
          <w:szCs w:val="24"/>
          <w:vertAlign w:val="baseline"/>
          <w:lang w:val="en-GB"/>
        </w:rPr>
        <w:t xml:space="preserve">         Eqn.    2-3</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ab/>
      </w:r>
      <w:r w:rsidRPr="00F37333">
        <w:rPr>
          <w:rFonts w:ascii="Times New Roman" w:hAnsi="Times New Roman"/>
          <w:sz w:val="24"/>
          <w:szCs w:val="24"/>
          <w:vertAlign w:val="baseline"/>
          <w:lang w:val="en-GB"/>
        </w:rPr>
        <w:tab/>
        <w:t>Or</w:t>
      </w:r>
    </w:p>
    <w:p w:rsidR="00A16FE0" w:rsidRPr="00F37333" w:rsidRDefault="00A16FE0" w:rsidP="009C29CD">
      <w:pPr>
        <w:pStyle w:val="PlainText"/>
        <w:spacing w:line="360" w:lineRule="auto"/>
        <w:ind w:left="1440" w:firstLine="720"/>
        <w:jc w:val="both"/>
        <w:rPr>
          <w:rFonts w:ascii="Times New Roman" w:hAnsi="Times New Roman"/>
          <w:sz w:val="24"/>
          <w:szCs w:val="24"/>
          <w:vertAlign w:val="baseline"/>
          <w:lang w:val="en-GB"/>
        </w:rPr>
      </w:pPr>
      <w:r w:rsidRPr="00F37333">
        <w:rPr>
          <w:rFonts w:ascii="Times New Roman" w:hAnsi="Times New Roman"/>
          <w:position w:val="-34"/>
          <w:sz w:val="24"/>
          <w:szCs w:val="24"/>
          <w:vertAlign w:val="baseline"/>
          <w:lang w:val="en-GB"/>
        </w:rPr>
        <w:object w:dxaOrig="154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0.1pt" o:ole="" fillcolor="window">
            <v:imagedata r:id="rId17" o:title=""/>
          </v:shape>
          <o:OLEObject Type="Embed" ProgID="Equation.3" ShapeID="_x0000_i1025" DrawAspect="Content" ObjectID="_1538389656" r:id="rId18"/>
        </w:object>
      </w:r>
      <w:r w:rsidRPr="00F37333">
        <w:rPr>
          <w:rFonts w:ascii="Times New Roman" w:hAnsi="Times New Roman"/>
          <w:sz w:val="24"/>
          <w:szCs w:val="24"/>
          <w:vertAlign w:val="baseline"/>
          <w:lang w:val="en-GB"/>
        </w:rPr>
        <w:tab/>
      </w:r>
      <w:r w:rsidRPr="00F37333">
        <w:rPr>
          <w:rFonts w:ascii="Times New Roman" w:hAnsi="Times New Roman"/>
          <w:b/>
          <w:sz w:val="24"/>
          <w:szCs w:val="24"/>
          <w:vertAlign w:val="baseline"/>
          <w:lang w:val="en-GB"/>
        </w:rPr>
        <w:sym w:font="Symbol" w:char="F0AE"/>
      </w:r>
      <w:proofErr w:type="gramStart"/>
      <w:r w:rsidRPr="00F37333">
        <w:rPr>
          <w:rFonts w:ascii="Times New Roman" w:hAnsi="Times New Roman"/>
          <w:b/>
          <w:sz w:val="24"/>
          <w:szCs w:val="24"/>
          <w:vertAlign w:val="baseline"/>
          <w:lang w:val="en-GB"/>
        </w:rPr>
        <w:t>Eqn.</w:t>
      </w:r>
      <w:proofErr w:type="gramEnd"/>
      <w:r w:rsidRPr="00F37333">
        <w:rPr>
          <w:rFonts w:ascii="Times New Roman" w:hAnsi="Times New Roman"/>
          <w:b/>
          <w:sz w:val="24"/>
          <w:szCs w:val="24"/>
          <w:vertAlign w:val="baseline"/>
          <w:lang w:val="en-GB"/>
        </w:rPr>
        <w:t xml:space="preserve">    2-3</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 xml:space="preserve">Equation 3 can be used to calculate the ratio of the mole fraction of the component j in the gas to its mole faction in the liquid.  To determine the values of </w:t>
      </w:r>
      <w:proofErr w:type="spellStart"/>
      <w:r w:rsidRPr="00F37333">
        <w:rPr>
          <w:rFonts w:ascii="Times New Roman" w:hAnsi="Times New Roman"/>
          <w:sz w:val="24"/>
          <w:szCs w:val="24"/>
          <w:vertAlign w:val="baseline"/>
          <w:lang w:val="en-GB"/>
        </w:rPr>
        <w:t>Yj</w:t>
      </w:r>
      <w:proofErr w:type="spellEnd"/>
      <w:r w:rsidRPr="00F37333">
        <w:rPr>
          <w:rFonts w:ascii="Times New Roman" w:hAnsi="Times New Roman"/>
          <w:sz w:val="24"/>
          <w:szCs w:val="24"/>
          <w:vertAlign w:val="baseline"/>
          <w:lang w:val="en-GB"/>
        </w:rPr>
        <w:t xml:space="preserve"> and </w:t>
      </w:r>
      <w:proofErr w:type="spellStart"/>
      <w:r w:rsidRPr="00F37333">
        <w:rPr>
          <w:rFonts w:ascii="Times New Roman" w:hAnsi="Times New Roman"/>
          <w:sz w:val="24"/>
          <w:szCs w:val="24"/>
          <w:vertAlign w:val="baseline"/>
          <w:lang w:val="en-GB"/>
        </w:rPr>
        <w:t>Xj</w:t>
      </w:r>
      <w:proofErr w:type="spellEnd"/>
      <w:r w:rsidRPr="00F37333">
        <w:rPr>
          <w:rFonts w:ascii="Times New Roman" w:hAnsi="Times New Roman"/>
          <w:sz w:val="24"/>
          <w:szCs w:val="24"/>
          <w:vertAlign w:val="baseline"/>
          <w:lang w:val="en-GB"/>
        </w:rPr>
        <w:t xml:space="preserve"> another equation is developed through a consideration of a material balance on component j of the mixture.</w:t>
      </w:r>
    </w:p>
    <w:p w:rsidR="00A16FE0" w:rsidRPr="00F37333" w:rsidRDefault="00A16FE0" w:rsidP="009C29CD">
      <w:pPr>
        <w:pStyle w:val="PlainText"/>
        <w:spacing w:line="360" w:lineRule="auto"/>
        <w:ind w:left="1440"/>
        <w:jc w:val="both"/>
        <w:rPr>
          <w:rFonts w:ascii="Times New Roman" w:hAnsi="Times New Roman"/>
          <w:sz w:val="24"/>
          <w:szCs w:val="24"/>
          <w:vertAlign w:val="baseline"/>
          <w:lang w:val="en-GB"/>
        </w:rPr>
      </w:pPr>
      <w:r w:rsidRPr="00F37333">
        <w:rPr>
          <w:rFonts w:ascii="Times New Roman" w:hAnsi="Times New Roman"/>
          <w:position w:val="-68"/>
          <w:sz w:val="24"/>
          <w:szCs w:val="24"/>
          <w:vertAlign w:val="baseline"/>
          <w:lang w:val="en-GB"/>
        </w:rPr>
        <w:object w:dxaOrig="2799" w:dyaOrig="1100">
          <v:shape id="_x0000_i1026" type="#_x0000_t75" style="width:139.9pt;height:55pt" o:ole="" fillcolor="window">
            <v:imagedata r:id="rId19" o:title=""/>
          </v:shape>
          <o:OLEObject Type="Embed" ProgID="Equation.3" ShapeID="_x0000_i1026" DrawAspect="Content" ObjectID="_1538389657" r:id="rId20"/>
        </w:object>
      </w:r>
      <w:r w:rsidRPr="00F37333">
        <w:rPr>
          <w:rFonts w:ascii="Times New Roman" w:hAnsi="Times New Roman"/>
          <w:sz w:val="24"/>
          <w:szCs w:val="24"/>
          <w:vertAlign w:val="baseline"/>
          <w:lang w:val="en-GB"/>
        </w:rPr>
        <w:tab/>
      </w:r>
      <w:r w:rsidRPr="00F37333">
        <w:rPr>
          <w:rFonts w:ascii="Times New Roman" w:hAnsi="Times New Roman"/>
          <w:b/>
          <w:sz w:val="24"/>
          <w:szCs w:val="24"/>
          <w:vertAlign w:val="baseline"/>
          <w:lang w:val="en-GB"/>
        </w:rPr>
        <w:sym w:font="Symbol" w:char="F0AE"/>
      </w:r>
      <w:proofErr w:type="gramStart"/>
      <w:r w:rsidRPr="00F37333">
        <w:rPr>
          <w:rFonts w:ascii="Times New Roman" w:hAnsi="Times New Roman"/>
          <w:b/>
          <w:sz w:val="24"/>
          <w:szCs w:val="24"/>
          <w:vertAlign w:val="baseline"/>
          <w:lang w:val="en-GB"/>
        </w:rPr>
        <w:t>Eqn.</w:t>
      </w:r>
      <w:proofErr w:type="gramEnd"/>
      <w:r w:rsidRPr="00F37333">
        <w:rPr>
          <w:rFonts w:ascii="Times New Roman" w:hAnsi="Times New Roman"/>
          <w:b/>
          <w:sz w:val="24"/>
          <w:szCs w:val="24"/>
          <w:vertAlign w:val="baseline"/>
          <w:lang w:val="en-GB"/>
        </w:rPr>
        <w:t xml:space="preserve">    2-4</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tabs>
          <w:tab w:val="left" w:pos="2520"/>
        </w:tabs>
        <w:spacing w:line="360" w:lineRule="auto"/>
        <w:ind w:left="2880" w:hanging="144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n</w:t>
      </w:r>
      <w:r w:rsidRPr="00F37333">
        <w:rPr>
          <w:rFonts w:ascii="Times New Roman" w:hAnsi="Times New Roman"/>
          <w:sz w:val="24"/>
          <w:szCs w:val="24"/>
          <w:vertAlign w:val="baseline"/>
          <w:lang w:val="en-GB"/>
        </w:rPr>
        <w:tab/>
        <w:t>=</w:t>
      </w:r>
      <w:r w:rsidRPr="00F37333">
        <w:rPr>
          <w:rFonts w:ascii="Times New Roman" w:hAnsi="Times New Roman"/>
          <w:sz w:val="24"/>
          <w:szCs w:val="24"/>
          <w:vertAlign w:val="baseline"/>
          <w:lang w:val="en-GB"/>
        </w:rPr>
        <w:tab/>
        <w:t xml:space="preserve">total number of moles in the mixture </w:t>
      </w:r>
    </w:p>
    <w:p w:rsidR="00A16FE0" w:rsidRPr="00F37333" w:rsidRDefault="00A16FE0" w:rsidP="009C29CD">
      <w:pPr>
        <w:pStyle w:val="PlainText"/>
        <w:tabs>
          <w:tab w:val="left" w:pos="2520"/>
        </w:tabs>
        <w:spacing w:line="360" w:lineRule="auto"/>
        <w:ind w:left="2880" w:hanging="1440"/>
        <w:jc w:val="both"/>
        <w:rPr>
          <w:rFonts w:ascii="Times New Roman" w:hAnsi="Times New Roman"/>
          <w:sz w:val="24"/>
          <w:szCs w:val="24"/>
          <w:vertAlign w:val="baseline"/>
          <w:lang w:val="en-GB"/>
        </w:rPr>
      </w:pPr>
      <w:proofErr w:type="spellStart"/>
      <w:proofErr w:type="gramStart"/>
      <w:r w:rsidRPr="00F37333">
        <w:rPr>
          <w:rFonts w:ascii="Times New Roman" w:hAnsi="Times New Roman"/>
          <w:sz w:val="24"/>
          <w:szCs w:val="24"/>
          <w:vertAlign w:val="baseline"/>
          <w:lang w:val="en-GB"/>
        </w:rPr>
        <w:t>n</w:t>
      </w:r>
      <w:r w:rsidRPr="00F37333">
        <w:rPr>
          <w:rFonts w:ascii="Times New Roman" w:hAnsi="Times New Roman"/>
          <w:sz w:val="24"/>
          <w:szCs w:val="24"/>
          <w:lang w:val="en-GB"/>
        </w:rPr>
        <w:t>L</w:t>
      </w:r>
      <w:proofErr w:type="spellEnd"/>
      <w:proofErr w:type="gramEnd"/>
      <w:r w:rsidRPr="00F37333">
        <w:rPr>
          <w:rFonts w:ascii="Times New Roman" w:hAnsi="Times New Roman"/>
          <w:sz w:val="24"/>
          <w:szCs w:val="24"/>
          <w:vertAlign w:val="baseline"/>
          <w:lang w:val="en-GB"/>
        </w:rPr>
        <w:tab/>
        <w:t>=</w:t>
      </w:r>
      <w:r w:rsidRPr="00F37333">
        <w:rPr>
          <w:rFonts w:ascii="Times New Roman" w:hAnsi="Times New Roman"/>
          <w:sz w:val="24"/>
          <w:szCs w:val="24"/>
          <w:vertAlign w:val="baseline"/>
          <w:lang w:val="en-GB"/>
        </w:rPr>
        <w:tab/>
        <w:t>total number of moles in the liquid</w:t>
      </w:r>
    </w:p>
    <w:p w:rsidR="00A16FE0" w:rsidRPr="00F37333" w:rsidRDefault="00A16FE0" w:rsidP="009C29CD">
      <w:pPr>
        <w:pStyle w:val="PlainText"/>
        <w:tabs>
          <w:tab w:val="left" w:pos="2520"/>
        </w:tabs>
        <w:spacing w:line="360" w:lineRule="auto"/>
        <w:ind w:left="2880" w:hanging="1440"/>
        <w:jc w:val="both"/>
        <w:rPr>
          <w:rFonts w:ascii="Times New Roman" w:hAnsi="Times New Roman"/>
          <w:sz w:val="24"/>
          <w:szCs w:val="24"/>
          <w:vertAlign w:val="baseline"/>
          <w:lang w:val="en-GB"/>
        </w:rPr>
      </w:pPr>
      <w:proofErr w:type="gramStart"/>
      <w:r w:rsidRPr="00F37333">
        <w:rPr>
          <w:rFonts w:ascii="Times New Roman" w:hAnsi="Times New Roman"/>
          <w:sz w:val="24"/>
          <w:szCs w:val="24"/>
          <w:vertAlign w:val="baseline"/>
          <w:lang w:val="en-GB"/>
        </w:rPr>
        <w:t>n</w:t>
      </w:r>
      <w:r w:rsidRPr="00F37333">
        <w:rPr>
          <w:rFonts w:ascii="Times New Roman" w:hAnsi="Times New Roman"/>
          <w:sz w:val="24"/>
          <w:szCs w:val="24"/>
          <w:lang w:val="en-GB"/>
        </w:rPr>
        <w:t>g</w:t>
      </w:r>
      <w:proofErr w:type="gramEnd"/>
      <w:r w:rsidRPr="00F37333">
        <w:rPr>
          <w:rFonts w:ascii="Times New Roman" w:hAnsi="Times New Roman"/>
          <w:sz w:val="24"/>
          <w:szCs w:val="24"/>
          <w:vertAlign w:val="baseline"/>
          <w:lang w:val="en-GB"/>
        </w:rPr>
        <w:tab/>
        <w:t>=</w:t>
      </w:r>
      <w:r w:rsidRPr="00F37333">
        <w:rPr>
          <w:rFonts w:ascii="Times New Roman" w:hAnsi="Times New Roman"/>
          <w:sz w:val="24"/>
          <w:szCs w:val="24"/>
          <w:vertAlign w:val="baseline"/>
          <w:lang w:val="en-GB"/>
        </w:rPr>
        <w:tab/>
        <w:t>total number of moles in the gas</w:t>
      </w:r>
    </w:p>
    <w:p w:rsidR="00A16FE0" w:rsidRPr="00F37333" w:rsidRDefault="00A16FE0" w:rsidP="009C29CD">
      <w:pPr>
        <w:pStyle w:val="PlainText"/>
        <w:tabs>
          <w:tab w:val="left" w:pos="2520"/>
        </w:tabs>
        <w:spacing w:line="360" w:lineRule="auto"/>
        <w:ind w:left="2880" w:hanging="144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t>Z</w:t>
      </w:r>
      <w:r w:rsidRPr="00F37333">
        <w:rPr>
          <w:rFonts w:ascii="Times New Roman" w:hAnsi="Times New Roman"/>
          <w:sz w:val="24"/>
          <w:szCs w:val="24"/>
          <w:lang w:val="en-GB"/>
        </w:rPr>
        <w:t>j</w:t>
      </w:r>
      <w:proofErr w:type="spellEnd"/>
      <w:r w:rsidRPr="00F37333">
        <w:rPr>
          <w:rFonts w:ascii="Times New Roman" w:hAnsi="Times New Roman"/>
          <w:sz w:val="24"/>
          <w:szCs w:val="24"/>
          <w:lang w:val="en-GB"/>
        </w:rPr>
        <w:tab/>
      </w:r>
      <w:r w:rsidRPr="00F37333">
        <w:rPr>
          <w:rFonts w:ascii="Times New Roman" w:hAnsi="Times New Roman"/>
          <w:sz w:val="24"/>
          <w:szCs w:val="24"/>
          <w:vertAlign w:val="baseline"/>
          <w:lang w:val="en-GB"/>
        </w:rPr>
        <w:t>=</w:t>
      </w:r>
      <w:r w:rsidRPr="00F37333">
        <w:rPr>
          <w:rFonts w:ascii="Times New Roman" w:hAnsi="Times New Roman"/>
          <w:sz w:val="24"/>
          <w:szCs w:val="24"/>
          <w:vertAlign w:val="baseline"/>
          <w:lang w:val="en-GB"/>
        </w:rPr>
        <w:tab/>
        <w:t>mole fraction component j in the total mixture.</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From the above,</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t>Z</w:t>
      </w:r>
      <w:r w:rsidRPr="00F37333">
        <w:rPr>
          <w:rFonts w:ascii="Times New Roman" w:hAnsi="Times New Roman"/>
          <w:sz w:val="24"/>
          <w:szCs w:val="24"/>
          <w:lang w:val="en-GB"/>
        </w:rPr>
        <w:t>j</w:t>
      </w:r>
      <w:r w:rsidRPr="00F37333">
        <w:rPr>
          <w:rFonts w:ascii="Times New Roman" w:hAnsi="Times New Roman"/>
          <w:sz w:val="24"/>
          <w:szCs w:val="24"/>
          <w:vertAlign w:val="baseline"/>
          <w:lang w:val="en-GB"/>
        </w:rPr>
        <w:t>n</w:t>
      </w:r>
      <w:proofErr w:type="spellEnd"/>
      <w:r w:rsidRPr="00F37333">
        <w:rPr>
          <w:rFonts w:ascii="Times New Roman" w:hAnsi="Times New Roman"/>
          <w:sz w:val="24"/>
          <w:szCs w:val="24"/>
          <w:vertAlign w:val="baseline"/>
          <w:lang w:val="en-GB"/>
        </w:rPr>
        <w:tab/>
        <w:t>=   moles of component j in the total mixture</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t>X</w:t>
      </w:r>
      <w:r w:rsidRPr="00F37333">
        <w:rPr>
          <w:rFonts w:ascii="Times New Roman" w:hAnsi="Times New Roman"/>
          <w:sz w:val="24"/>
          <w:szCs w:val="24"/>
          <w:lang w:val="en-GB"/>
        </w:rPr>
        <w:t>j</w:t>
      </w:r>
      <w:r w:rsidRPr="00F37333">
        <w:rPr>
          <w:rFonts w:ascii="Times New Roman" w:hAnsi="Times New Roman"/>
          <w:sz w:val="24"/>
          <w:szCs w:val="24"/>
          <w:vertAlign w:val="baseline"/>
          <w:lang w:val="en-GB"/>
        </w:rPr>
        <w:t>n</w:t>
      </w:r>
      <w:r w:rsidRPr="00F37333">
        <w:rPr>
          <w:rFonts w:ascii="Times New Roman" w:hAnsi="Times New Roman"/>
          <w:sz w:val="24"/>
          <w:szCs w:val="24"/>
          <w:lang w:val="en-GB"/>
        </w:rPr>
        <w:t>L</w:t>
      </w:r>
      <w:proofErr w:type="spellEnd"/>
      <w:r w:rsidRPr="00F37333">
        <w:rPr>
          <w:rFonts w:ascii="Times New Roman" w:hAnsi="Times New Roman"/>
          <w:sz w:val="24"/>
          <w:szCs w:val="24"/>
          <w:vertAlign w:val="baseline"/>
          <w:lang w:val="en-GB"/>
        </w:rPr>
        <w:t xml:space="preserve">     =   moles of component j in the total liquid</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roofErr w:type="spellStart"/>
      <w:r w:rsidRPr="00F37333">
        <w:rPr>
          <w:rFonts w:ascii="Times New Roman" w:hAnsi="Times New Roman"/>
          <w:sz w:val="24"/>
          <w:szCs w:val="24"/>
          <w:vertAlign w:val="baseline"/>
          <w:lang w:val="en-GB"/>
        </w:rPr>
        <w:t>Y</w:t>
      </w:r>
      <w:r w:rsidRPr="00F37333">
        <w:rPr>
          <w:rFonts w:ascii="Times New Roman" w:hAnsi="Times New Roman"/>
          <w:sz w:val="24"/>
          <w:szCs w:val="24"/>
          <w:lang w:val="en-GB"/>
        </w:rPr>
        <w:t>j</w:t>
      </w:r>
      <w:r w:rsidRPr="00F37333">
        <w:rPr>
          <w:rFonts w:ascii="Times New Roman" w:hAnsi="Times New Roman"/>
          <w:sz w:val="24"/>
          <w:szCs w:val="24"/>
          <w:vertAlign w:val="baseline"/>
          <w:lang w:val="en-GB"/>
        </w:rPr>
        <w:t>n</w:t>
      </w:r>
      <w:r w:rsidRPr="00F37333">
        <w:rPr>
          <w:rFonts w:ascii="Times New Roman" w:hAnsi="Times New Roman"/>
          <w:sz w:val="24"/>
          <w:szCs w:val="24"/>
          <w:lang w:val="en-GB"/>
        </w:rPr>
        <w:t>g</w:t>
      </w:r>
      <w:proofErr w:type="spellEnd"/>
      <w:r w:rsidRPr="00F37333">
        <w:rPr>
          <w:rFonts w:ascii="Times New Roman" w:hAnsi="Times New Roman"/>
          <w:sz w:val="24"/>
          <w:szCs w:val="24"/>
          <w:vertAlign w:val="baseline"/>
          <w:lang w:val="en-GB"/>
        </w:rPr>
        <w:t xml:space="preserve">     =    moles of </w:t>
      </w:r>
      <w:proofErr w:type="gramStart"/>
      <w:r w:rsidRPr="00F37333">
        <w:rPr>
          <w:rFonts w:ascii="Times New Roman" w:hAnsi="Times New Roman"/>
          <w:sz w:val="24"/>
          <w:szCs w:val="24"/>
          <w:vertAlign w:val="baseline"/>
          <w:lang w:val="en-GB"/>
        </w:rPr>
        <w:t>component  j</w:t>
      </w:r>
      <w:proofErr w:type="gramEnd"/>
      <w:r w:rsidRPr="00F37333">
        <w:rPr>
          <w:rFonts w:ascii="Times New Roman" w:hAnsi="Times New Roman"/>
          <w:sz w:val="24"/>
          <w:szCs w:val="24"/>
          <w:vertAlign w:val="baseline"/>
          <w:lang w:val="en-GB"/>
        </w:rPr>
        <w:t xml:space="preserve"> in the gas.</w:t>
      </w: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 xml:space="preserve">From equation 2-4, since </w:t>
      </w:r>
      <w:r w:rsidRPr="00F37333">
        <w:rPr>
          <w:rFonts w:ascii="Times New Roman" w:hAnsi="Times New Roman"/>
          <w:position w:val="-14"/>
          <w:sz w:val="24"/>
          <w:szCs w:val="24"/>
          <w:vertAlign w:val="baseline"/>
          <w:lang w:val="en-GB"/>
        </w:rPr>
        <w:object w:dxaOrig="1320" w:dyaOrig="400">
          <v:shape id="_x0000_i1027" type="#_x0000_t75" style="width:65.9pt;height:19.7pt" o:ole="" fillcolor="window">
            <v:imagedata r:id="rId21" o:title=""/>
          </v:shape>
          <o:OLEObject Type="Embed" ProgID="Equation.3" ShapeID="_x0000_i1027" DrawAspect="Content" ObjectID="_1538389658" r:id="rId22"/>
        </w:object>
      </w: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left="720"/>
        <w:jc w:val="both"/>
        <w:rPr>
          <w:rFonts w:ascii="Times New Roman" w:hAnsi="Times New Roman"/>
          <w:sz w:val="24"/>
          <w:szCs w:val="24"/>
          <w:vertAlign w:val="baseline"/>
          <w:lang w:val="en-GB"/>
        </w:rPr>
      </w:pPr>
      <w:r w:rsidRPr="00F37333">
        <w:rPr>
          <w:rFonts w:ascii="Times New Roman" w:hAnsi="Times New Roman"/>
          <w:position w:val="-68"/>
          <w:sz w:val="24"/>
          <w:szCs w:val="24"/>
          <w:vertAlign w:val="baseline"/>
          <w:lang w:val="en-GB"/>
        </w:rPr>
        <w:object w:dxaOrig="4359" w:dyaOrig="1418">
          <v:shape id="_x0000_i1028" type="#_x0000_t75" style="width:218.05pt;height:70.65pt" o:ole="" fillcolor="window">
            <v:imagedata r:id="rId23" o:title=""/>
          </v:shape>
          <o:OLEObject Type="Embed" ProgID="Equation.3" ShapeID="_x0000_i1028" DrawAspect="Content" ObjectID="_1538389659" r:id="rId24"/>
        </w:object>
      </w:r>
      <w:r w:rsidRPr="00F37333">
        <w:rPr>
          <w:rFonts w:ascii="Times New Roman" w:hAnsi="Times New Roman"/>
          <w:sz w:val="24"/>
          <w:szCs w:val="24"/>
          <w:vertAlign w:val="baseline"/>
          <w:lang w:val="en-GB"/>
        </w:rPr>
        <w:tab/>
      </w:r>
      <w:r w:rsidRPr="00F37333">
        <w:rPr>
          <w:rFonts w:ascii="Times New Roman" w:hAnsi="Times New Roman"/>
          <w:b/>
          <w:sz w:val="24"/>
          <w:szCs w:val="24"/>
          <w:vertAlign w:val="baseline"/>
          <w:lang w:val="en-GB"/>
        </w:rPr>
        <w:sym w:font="Symbol" w:char="F0AE"/>
      </w:r>
      <w:proofErr w:type="gramStart"/>
      <w:r w:rsidRPr="00F37333">
        <w:rPr>
          <w:rFonts w:ascii="Times New Roman" w:hAnsi="Times New Roman"/>
          <w:b/>
          <w:sz w:val="24"/>
          <w:szCs w:val="24"/>
          <w:vertAlign w:val="baseline"/>
          <w:lang w:val="en-GB"/>
        </w:rPr>
        <w:t>Eqn.</w:t>
      </w:r>
      <w:proofErr w:type="gramEnd"/>
      <w:r w:rsidRPr="00F37333">
        <w:rPr>
          <w:rFonts w:ascii="Times New Roman" w:hAnsi="Times New Roman"/>
          <w:b/>
          <w:sz w:val="24"/>
          <w:szCs w:val="24"/>
          <w:vertAlign w:val="baseline"/>
          <w:lang w:val="en-GB"/>
        </w:rPr>
        <w:t xml:space="preserve">    2-5</w:t>
      </w: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Similarly,</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ab/>
      </w:r>
      <w:r w:rsidRPr="00F37333">
        <w:rPr>
          <w:rFonts w:ascii="Times New Roman" w:hAnsi="Times New Roman"/>
          <w:position w:val="-74"/>
          <w:sz w:val="24"/>
          <w:szCs w:val="24"/>
          <w:vertAlign w:val="baseline"/>
          <w:lang w:val="en-GB"/>
        </w:rPr>
        <w:object w:dxaOrig="3400" w:dyaOrig="1160">
          <v:shape id="_x0000_i1029" type="#_x0000_t75" style="width:169.8pt;height:57.75pt" o:ole="" fillcolor="window">
            <v:imagedata r:id="rId25" o:title=""/>
          </v:shape>
          <o:OLEObject Type="Embed" ProgID="Equation.3" ShapeID="_x0000_i1029" DrawAspect="Content" ObjectID="_1538389660" r:id="rId26"/>
        </w:object>
      </w:r>
      <w:r w:rsidRPr="00F37333">
        <w:rPr>
          <w:rFonts w:ascii="Times New Roman" w:hAnsi="Times New Roman"/>
          <w:sz w:val="24"/>
          <w:szCs w:val="24"/>
          <w:vertAlign w:val="baseline"/>
          <w:lang w:val="en-GB"/>
        </w:rPr>
        <w:tab/>
      </w:r>
      <w:r w:rsidRPr="00F37333">
        <w:rPr>
          <w:rFonts w:ascii="Times New Roman" w:hAnsi="Times New Roman"/>
          <w:sz w:val="24"/>
          <w:szCs w:val="24"/>
          <w:vertAlign w:val="baseline"/>
          <w:lang w:val="en-GB"/>
        </w:rPr>
        <w:tab/>
      </w:r>
      <w:r w:rsidRPr="00F37333">
        <w:rPr>
          <w:rFonts w:ascii="Times New Roman" w:hAnsi="Times New Roman"/>
          <w:b/>
          <w:sz w:val="24"/>
          <w:szCs w:val="24"/>
          <w:vertAlign w:val="baseline"/>
          <w:lang w:val="en-GB"/>
        </w:rPr>
        <w:sym w:font="Symbol" w:char="F0AE"/>
      </w:r>
      <w:proofErr w:type="gramStart"/>
      <w:r w:rsidRPr="00F37333">
        <w:rPr>
          <w:rFonts w:ascii="Times New Roman" w:hAnsi="Times New Roman"/>
          <w:b/>
          <w:sz w:val="24"/>
          <w:szCs w:val="24"/>
          <w:vertAlign w:val="baseline"/>
          <w:lang w:val="en-GB"/>
        </w:rPr>
        <w:t>Eqn.</w:t>
      </w:r>
      <w:proofErr w:type="gramEnd"/>
      <w:r w:rsidRPr="00F37333">
        <w:rPr>
          <w:rFonts w:ascii="Times New Roman" w:hAnsi="Times New Roman"/>
          <w:b/>
          <w:sz w:val="24"/>
          <w:szCs w:val="24"/>
          <w:vertAlign w:val="baseline"/>
          <w:lang w:val="en-GB"/>
        </w:rPr>
        <w:t xml:space="preserve">    2-6</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Equations 5 and 6 can further be reduced by considering just one mole of the mixture. We then have;</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r w:rsidRPr="00F37333">
        <w:rPr>
          <w:rFonts w:ascii="Times New Roman" w:hAnsi="Times New Roman"/>
          <w:position w:val="-24"/>
          <w:sz w:val="24"/>
          <w:szCs w:val="24"/>
          <w:vertAlign w:val="baseline"/>
          <w:lang w:val="en-GB"/>
        </w:rPr>
        <w:object w:dxaOrig="1180" w:dyaOrig="620">
          <v:shape id="_x0000_i1030" type="#_x0000_t75" style="width:59.1pt;height:31.25pt" o:ole="" fillcolor="window">
            <v:imagedata r:id="rId27" o:title=""/>
          </v:shape>
          <o:OLEObject Type="Embed" ProgID="Equation.3" ShapeID="_x0000_i1030" DrawAspect="Content" ObjectID="_1538389661" r:id="rId28"/>
        </w:object>
      </w:r>
      <w:r w:rsidRPr="00F37333">
        <w:rPr>
          <w:rFonts w:ascii="Times New Roman" w:hAnsi="Times New Roman"/>
          <w:sz w:val="24"/>
          <w:szCs w:val="24"/>
          <w:vertAlign w:val="baseline"/>
          <w:lang w:val="en-GB"/>
        </w:rPr>
        <w:sym w:font="Symbol" w:char="F0AE"/>
      </w:r>
      <w:r w:rsidRPr="00F37333">
        <w:rPr>
          <w:rFonts w:ascii="Times New Roman" w:hAnsi="Times New Roman"/>
          <w:sz w:val="24"/>
          <w:szCs w:val="24"/>
          <w:vertAlign w:val="baseline"/>
          <w:lang w:val="en-GB"/>
        </w:rPr>
        <w:t xml:space="preserve">  Fraction of one mole of the mixture that is liquid.</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r w:rsidRPr="00F37333">
        <w:rPr>
          <w:rFonts w:ascii="Times New Roman" w:hAnsi="Times New Roman"/>
          <w:position w:val="-24"/>
          <w:sz w:val="24"/>
          <w:szCs w:val="24"/>
          <w:vertAlign w:val="baseline"/>
          <w:lang w:val="en-GB"/>
        </w:rPr>
        <w:object w:dxaOrig="1180" w:dyaOrig="660">
          <v:shape id="_x0000_i1031" type="#_x0000_t75" style="width:59.1pt;height:33.3pt" o:ole="" fillcolor="window">
            <v:imagedata r:id="rId29" o:title=""/>
          </v:shape>
          <o:OLEObject Type="Embed" ProgID="Equation.3" ShapeID="_x0000_i1031" DrawAspect="Content" ObjectID="_1538389662" r:id="rId30"/>
        </w:object>
      </w:r>
      <w:r w:rsidRPr="00F37333">
        <w:rPr>
          <w:rFonts w:ascii="Times New Roman" w:hAnsi="Times New Roman"/>
          <w:sz w:val="24"/>
          <w:szCs w:val="24"/>
          <w:vertAlign w:val="baseline"/>
          <w:lang w:val="en-GB"/>
        </w:rPr>
        <w:sym w:font="Symbol" w:char="F0AE"/>
      </w:r>
      <w:proofErr w:type="gramStart"/>
      <w:r w:rsidRPr="00F37333">
        <w:rPr>
          <w:rFonts w:ascii="Times New Roman" w:hAnsi="Times New Roman"/>
          <w:sz w:val="24"/>
          <w:szCs w:val="24"/>
          <w:vertAlign w:val="baseline"/>
          <w:lang w:val="en-GB"/>
        </w:rPr>
        <w:t>Fraction of one mole of the mixture that is gas.</w:t>
      </w:r>
      <w:proofErr w:type="gramEnd"/>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Substituting in equations 2-5 and 2-6,</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r w:rsidRPr="00F37333">
        <w:rPr>
          <w:rFonts w:ascii="Times New Roman" w:hAnsi="Times New Roman"/>
          <w:position w:val="-72"/>
          <w:sz w:val="24"/>
          <w:szCs w:val="24"/>
          <w:vertAlign w:val="baseline"/>
          <w:lang w:val="en-GB"/>
        </w:rPr>
        <w:object w:dxaOrig="3720" w:dyaOrig="1140">
          <v:shape id="_x0000_i1032" type="#_x0000_t75" style="width:186.1pt;height:57.05pt" o:ole="" fillcolor="window">
            <v:imagedata r:id="rId31" o:title=""/>
          </v:shape>
          <o:OLEObject Type="Embed" ProgID="Equation.3" ShapeID="_x0000_i1032" DrawAspect="Content" ObjectID="_1538389663" r:id="rId32"/>
        </w:object>
      </w:r>
      <w:r w:rsidRPr="00F37333">
        <w:rPr>
          <w:rFonts w:ascii="Times New Roman" w:hAnsi="Times New Roman"/>
          <w:sz w:val="24"/>
          <w:szCs w:val="24"/>
          <w:vertAlign w:val="baseline"/>
          <w:lang w:val="en-GB"/>
        </w:rPr>
        <w:tab/>
      </w:r>
      <w:r w:rsidRPr="00F37333">
        <w:rPr>
          <w:rFonts w:ascii="Times New Roman" w:hAnsi="Times New Roman"/>
          <w:b/>
          <w:sz w:val="24"/>
          <w:szCs w:val="24"/>
          <w:vertAlign w:val="baseline"/>
          <w:lang w:val="en-GB"/>
        </w:rPr>
        <w:sym w:font="Symbol" w:char="F0AE"/>
      </w:r>
      <w:r w:rsidRPr="00F37333">
        <w:rPr>
          <w:rFonts w:ascii="Times New Roman" w:hAnsi="Times New Roman"/>
          <w:b/>
          <w:sz w:val="24"/>
          <w:szCs w:val="24"/>
          <w:vertAlign w:val="baseline"/>
          <w:lang w:val="en-GB"/>
        </w:rPr>
        <w:tab/>
      </w:r>
      <w:r w:rsidRPr="00F37333">
        <w:rPr>
          <w:rFonts w:ascii="Times New Roman" w:hAnsi="Times New Roman"/>
          <w:b/>
          <w:sz w:val="24"/>
          <w:szCs w:val="24"/>
          <w:vertAlign w:val="baseline"/>
          <w:lang w:val="en-GB"/>
        </w:rPr>
        <w:tab/>
        <w:t>Eqn. 2-7</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ab/>
      </w:r>
    </w:p>
    <w:p w:rsidR="00A16FE0" w:rsidRPr="00F37333" w:rsidRDefault="00A16FE0" w:rsidP="009C29CD">
      <w:pPr>
        <w:pStyle w:val="PlainText"/>
        <w:spacing w:line="360" w:lineRule="auto"/>
        <w:ind w:firstLine="720"/>
        <w:jc w:val="both"/>
        <w:rPr>
          <w:rFonts w:ascii="Times New Roman" w:hAnsi="Times New Roman"/>
          <w:sz w:val="24"/>
          <w:szCs w:val="24"/>
          <w:vertAlign w:val="baseline"/>
          <w:lang w:val="en-GB"/>
        </w:rPr>
      </w:pPr>
      <w:r w:rsidRPr="00F37333">
        <w:rPr>
          <w:rFonts w:ascii="Times New Roman" w:hAnsi="Times New Roman"/>
          <w:position w:val="-78"/>
          <w:sz w:val="24"/>
          <w:szCs w:val="24"/>
          <w:vertAlign w:val="baseline"/>
          <w:lang w:val="en-GB"/>
        </w:rPr>
        <w:object w:dxaOrig="3540" w:dyaOrig="1200">
          <v:shape id="_x0000_i1033" type="#_x0000_t75" style="width:177.3pt;height:59.75pt" o:ole="" fillcolor="window">
            <v:imagedata r:id="rId33" o:title=""/>
          </v:shape>
          <o:OLEObject Type="Embed" ProgID="Equation.3" ShapeID="_x0000_i1033" DrawAspect="Content" ObjectID="_1538389664" r:id="rId34"/>
        </w:object>
      </w:r>
      <w:r w:rsidRPr="00F37333">
        <w:rPr>
          <w:rFonts w:ascii="Times New Roman" w:hAnsi="Times New Roman"/>
          <w:sz w:val="24"/>
          <w:szCs w:val="24"/>
          <w:vertAlign w:val="baseline"/>
          <w:lang w:val="en-GB"/>
        </w:rPr>
        <w:tab/>
      </w:r>
      <w:r w:rsidRPr="00F37333">
        <w:rPr>
          <w:rFonts w:ascii="Times New Roman" w:hAnsi="Times New Roman"/>
          <w:sz w:val="24"/>
          <w:szCs w:val="24"/>
          <w:vertAlign w:val="baseline"/>
          <w:lang w:val="en-GB"/>
        </w:rPr>
        <w:tab/>
      </w:r>
      <w:r w:rsidRPr="00F37333">
        <w:rPr>
          <w:rFonts w:ascii="Times New Roman" w:hAnsi="Times New Roman"/>
          <w:b/>
          <w:sz w:val="24"/>
          <w:szCs w:val="24"/>
          <w:vertAlign w:val="baseline"/>
          <w:lang w:val="en-GB"/>
        </w:rPr>
        <w:sym w:font="Symbol" w:char="F0AE"/>
      </w:r>
      <w:r w:rsidRPr="00F37333">
        <w:rPr>
          <w:rFonts w:ascii="Times New Roman" w:hAnsi="Times New Roman"/>
          <w:b/>
          <w:sz w:val="24"/>
          <w:szCs w:val="24"/>
          <w:vertAlign w:val="baseline"/>
          <w:lang w:val="en-GB"/>
        </w:rPr>
        <w:tab/>
      </w:r>
      <w:r w:rsidRPr="00F37333">
        <w:rPr>
          <w:rFonts w:ascii="Times New Roman" w:hAnsi="Times New Roman"/>
          <w:b/>
          <w:sz w:val="24"/>
          <w:szCs w:val="24"/>
          <w:vertAlign w:val="baseline"/>
          <w:lang w:val="en-GB"/>
        </w:rPr>
        <w:tab/>
        <w:t>Eqn. 2-8</w:t>
      </w:r>
    </w:p>
    <w:p w:rsidR="00A16FE0" w:rsidRPr="00F37333" w:rsidRDefault="00A16FE0" w:rsidP="009C29CD">
      <w:pPr>
        <w:pStyle w:val="PlainText"/>
        <w:spacing w:line="360" w:lineRule="auto"/>
        <w:jc w:val="both"/>
        <w:rPr>
          <w:rFonts w:ascii="Times New Roman" w:hAnsi="Times New Roman"/>
          <w:sz w:val="24"/>
          <w:szCs w:val="24"/>
          <w:vertAlign w:val="baseline"/>
          <w:lang w:val="en-GB"/>
        </w:rPr>
      </w:pPr>
    </w:p>
    <w:p w:rsidR="00A16FE0" w:rsidRDefault="00A16FE0" w:rsidP="009C29CD">
      <w:pPr>
        <w:pStyle w:val="PlainText"/>
        <w:spacing w:line="360" w:lineRule="auto"/>
        <w:jc w:val="both"/>
        <w:rPr>
          <w:rFonts w:ascii="Times New Roman" w:hAnsi="Times New Roman"/>
          <w:sz w:val="24"/>
          <w:szCs w:val="24"/>
          <w:vertAlign w:val="baseline"/>
          <w:lang w:val="en-GB"/>
        </w:rPr>
      </w:pPr>
      <w:r w:rsidRPr="00F37333">
        <w:rPr>
          <w:rFonts w:ascii="Times New Roman" w:hAnsi="Times New Roman"/>
          <w:sz w:val="24"/>
          <w:szCs w:val="24"/>
          <w:vertAlign w:val="baseline"/>
          <w:lang w:val="en-GB"/>
        </w:rPr>
        <w:t>Equations 5, 6, 7, and 8 can be used through a trial-and-error solution method to calculate the composition of the gas and liquid phases in equilibrium. Generally, the total composition (</w:t>
      </w:r>
      <w:proofErr w:type="spellStart"/>
      <w:r w:rsidRPr="00F37333">
        <w:rPr>
          <w:rFonts w:ascii="Times New Roman" w:hAnsi="Times New Roman"/>
          <w:sz w:val="24"/>
          <w:szCs w:val="24"/>
          <w:vertAlign w:val="baseline"/>
          <w:lang w:val="en-GB"/>
        </w:rPr>
        <w:t>Zi</w:t>
      </w:r>
      <w:proofErr w:type="spellEnd"/>
      <w:r w:rsidRPr="00F37333">
        <w:rPr>
          <w:rFonts w:ascii="Times New Roman" w:hAnsi="Times New Roman"/>
          <w:sz w:val="24"/>
          <w:szCs w:val="24"/>
          <w:vertAlign w:val="baseline"/>
          <w:lang w:val="en-GB"/>
        </w:rPr>
        <w:t xml:space="preserve">, </w:t>
      </w:r>
      <w:proofErr w:type="spellStart"/>
      <w:r w:rsidRPr="00F37333">
        <w:rPr>
          <w:rFonts w:ascii="Times New Roman" w:hAnsi="Times New Roman"/>
          <w:sz w:val="24"/>
          <w:szCs w:val="24"/>
          <w:vertAlign w:val="baseline"/>
          <w:lang w:val="en-GB"/>
        </w:rPr>
        <w:t>Zj</w:t>
      </w:r>
      <w:proofErr w:type="spellEnd"/>
      <w:r w:rsidRPr="00F37333">
        <w:rPr>
          <w:rFonts w:ascii="Times New Roman" w:hAnsi="Times New Roman"/>
          <w:sz w:val="24"/>
          <w:szCs w:val="24"/>
          <w:vertAlign w:val="baseline"/>
          <w:lang w:val="en-GB"/>
        </w:rPr>
        <w:t xml:space="preserve">, </w:t>
      </w:r>
      <w:proofErr w:type="spellStart"/>
      <w:r w:rsidRPr="00F37333">
        <w:rPr>
          <w:rFonts w:ascii="Times New Roman" w:hAnsi="Times New Roman"/>
          <w:sz w:val="24"/>
          <w:szCs w:val="24"/>
          <w:vertAlign w:val="baseline"/>
          <w:lang w:val="en-GB"/>
        </w:rPr>
        <w:t>Zk</w:t>
      </w:r>
      <w:proofErr w:type="spellEnd"/>
      <w:r w:rsidRPr="00F37333">
        <w:rPr>
          <w:rFonts w:ascii="Times New Roman" w:hAnsi="Times New Roman"/>
          <w:sz w:val="24"/>
          <w:szCs w:val="24"/>
          <w:vertAlign w:val="baseline"/>
          <w:lang w:val="en-GB"/>
        </w:rPr>
        <w:t xml:space="preserve">, </w:t>
      </w:r>
      <w:proofErr w:type="spellStart"/>
      <w:r w:rsidRPr="00F37333">
        <w:rPr>
          <w:rFonts w:ascii="Times New Roman" w:hAnsi="Times New Roman"/>
          <w:sz w:val="24"/>
          <w:szCs w:val="24"/>
          <w:vertAlign w:val="baseline"/>
          <w:lang w:val="en-GB"/>
        </w:rPr>
        <w:t>Zm</w:t>
      </w:r>
      <w:proofErr w:type="spellEnd"/>
      <w:r w:rsidRPr="00F37333">
        <w:rPr>
          <w:rFonts w:ascii="Times New Roman" w:hAnsi="Times New Roman"/>
          <w:sz w:val="24"/>
          <w:szCs w:val="24"/>
          <w:vertAlign w:val="baseline"/>
          <w:lang w:val="en-GB"/>
        </w:rPr>
        <w:t xml:space="preserve"> Zn, etc.) of the mixture that is in equilibrium will be known through flash calculation, so also are the pressure and temperature at equilibrium. </w:t>
      </w:r>
    </w:p>
    <w:p w:rsidR="00A16FE0" w:rsidRDefault="00A16FE0" w:rsidP="001F3C6A">
      <w:pPr>
        <w:pStyle w:val="PlainText"/>
        <w:jc w:val="both"/>
        <w:rPr>
          <w:rFonts w:ascii="Times New Roman" w:hAnsi="Times New Roman"/>
          <w:sz w:val="24"/>
          <w:szCs w:val="24"/>
          <w:vertAlign w:val="baseline"/>
          <w:lang w:val="en-GB"/>
        </w:rPr>
      </w:pPr>
    </w:p>
    <w:p w:rsidR="0044582E" w:rsidRDefault="00890757" w:rsidP="007F1EE7">
      <w:pPr>
        <w:pStyle w:val="PlainText"/>
        <w:spacing w:line="360" w:lineRule="auto"/>
        <w:jc w:val="both"/>
        <w:rPr>
          <w:rFonts w:ascii="Times New Roman" w:hAnsi="Times New Roman"/>
          <w:sz w:val="24"/>
          <w:szCs w:val="24"/>
          <w:vertAlign w:val="baseline"/>
        </w:rPr>
      </w:pPr>
      <w:r w:rsidRPr="007F1EE7">
        <w:rPr>
          <w:rFonts w:ascii="Times New Roman" w:hAnsi="Times New Roman"/>
          <w:b/>
          <w:bCs/>
          <w:sz w:val="24"/>
          <w:szCs w:val="24"/>
          <w:vertAlign w:val="baseline"/>
          <w:lang w:val="en-GB"/>
        </w:rPr>
        <w:t>For Non-Ideal Mixture</w:t>
      </w:r>
    </w:p>
    <w:p w:rsidR="007F1EE7" w:rsidRPr="007F1EE7" w:rsidRDefault="007F1EE7" w:rsidP="007F1EE7">
      <w:pPr>
        <w:pStyle w:val="PlainText"/>
        <w:spacing w:line="360" w:lineRule="auto"/>
        <w:jc w:val="both"/>
        <w:rPr>
          <w:rFonts w:ascii="Times New Roman" w:hAnsi="Times New Roman"/>
          <w:sz w:val="24"/>
          <w:szCs w:val="24"/>
          <w:vertAlign w:val="baseline"/>
        </w:rPr>
      </w:pPr>
      <w:r w:rsidRPr="007F1EE7">
        <w:rPr>
          <w:rFonts w:ascii="Times New Roman" w:hAnsi="Times New Roman"/>
          <w:bCs/>
          <w:sz w:val="24"/>
          <w:szCs w:val="24"/>
          <w:vertAlign w:val="baseline"/>
          <w:lang w:val="en-GB"/>
        </w:rPr>
        <w:t>The Equilibrium equation is as follows</w:t>
      </w:r>
    </w:p>
    <w:p w:rsidR="007F1EE7" w:rsidRDefault="003A552F" w:rsidP="00220720">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pict>
          <v:shape id="Object 5" o:spid="_x0000_s1047" type="#_x0000_t75" style="position:absolute;left:0;text-align:left;margin-left:18.7pt;margin-top:2.5pt;width:172pt;height:38pt;z-index:251660288;visibility:visible">
            <v:imagedata r:id="rId35" o:title=""/>
          </v:shape>
          <o:OLEObject Type="Embed" ProgID="Equation.3" ShapeID="Object 5" DrawAspect="Content" ObjectID="_1538389676" r:id="rId36"/>
        </w:pict>
      </w:r>
    </w:p>
    <w:p w:rsidR="007F1EE7" w:rsidRDefault="007F1EE7" w:rsidP="00220720">
      <w:pPr>
        <w:pStyle w:val="PlainText"/>
        <w:spacing w:line="360" w:lineRule="auto"/>
        <w:jc w:val="both"/>
        <w:rPr>
          <w:rFonts w:ascii="Times New Roman" w:hAnsi="Times New Roman"/>
          <w:sz w:val="24"/>
          <w:szCs w:val="24"/>
          <w:vertAlign w:val="baseline"/>
          <w:lang w:val="en-GB"/>
        </w:rPr>
      </w:pPr>
    </w:p>
    <w:p w:rsidR="00974DAB" w:rsidRDefault="00974DAB" w:rsidP="00220720">
      <w:pPr>
        <w:pStyle w:val="PlainText"/>
        <w:spacing w:line="360" w:lineRule="auto"/>
        <w:jc w:val="both"/>
        <w:rPr>
          <w:rFonts w:ascii="Times New Roman" w:hAnsi="Times New Roman"/>
          <w:sz w:val="24"/>
          <w:szCs w:val="24"/>
          <w:vertAlign w:val="baseline"/>
          <w:lang w:val="en-GB"/>
        </w:rPr>
      </w:pPr>
    </w:p>
    <w:p w:rsidR="0044582E" w:rsidRDefault="003A552F" w:rsidP="00220720">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pict>
          <v:shape id="Object 6" o:spid="_x0000_s1048" type="#_x0000_t75" style="position:absolute;left:0;text-align:left;margin-left:44.05pt;margin-top:6.7pt;width:172pt;height:57pt;z-index:251661312;visibility:visible">
            <v:imagedata r:id="rId37" o:title=""/>
          </v:shape>
          <o:OLEObject Type="Embed" ProgID="Equation.3" ShapeID="Object 6" DrawAspect="Content" ObjectID="_1538389677" r:id="rId38"/>
        </w:pict>
      </w:r>
      <w:r w:rsidR="0044582E">
        <w:rPr>
          <w:rFonts w:ascii="Times New Roman" w:hAnsi="Times New Roman"/>
          <w:sz w:val="24"/>
          <w:szCs w:val="24"/>
          <w:vertAlign w:val="baseline"/>
          <w:lang w:val="en-GB"/>
        </w:rPr>
        <w:t xml:space="preserve"> And </w:t>
      </w:r>
    </w:p>
    <w:p w:rsidR="0044582E" w:rsidRDefault="0044582E" w:rsidP="00220720">
      <w:pPr>
        <w:pStyle w:val="PlainText"/>
        <w:spacing w:line="360" w:lineRule="auto"/>
        <w:jc w:val="both"/>
        <w:rPr>
          <w:rFonts w:ascii="Times New Roman" w:hAnsi="Times New Roman"/>
          <w:sz w:val="24"/>
          <w:szCs w:val="24"/>
          <w:vertAlign w:val="baseline"/>
          <w:lang w:val="en-GB"/>
        </w:rPr>
      </w:pPr>
    </w:p>
    <w:p w:rsidR="0044582E" w:rsidRDefault="0044582E" w:rsidP="00220720">
      <w:pPr>
        <w:pStyle w:val="PlainText"/>
        <w:spacing w:line="360" w:lineRule="auto"/>
        <w:jc w:val="both"/>
        <w:rPr>
          <w:rFonts w:ascii="Times New Roman" w:hAnsi="Times New Roman"/>
          <w:sz w:val="24"/>
          <w:szCs w:val="24"/>
          <w:vertAlign w:val="baseline"/>
          <w:lang w:val="en-GB"/>
        </w:rPr>
      </w:pPr>
    </w:p>
    <w:p w:rsidR="0044582E" w:rsidRDefault="0044582E" w:rsidP="00220720">
      <w:pPr>
        <w:pStyle w:val="PlainText"/>
        <w:spacing w:line="360" w:lineRule="auto"/>
        <w:jc w:val="both"/>
        <w:rPr>
          <w:rFonts w:ascii="Times New Roman" w:hAnsi="Times New Roman"/>
          <w:sz w:val="24"/>
          <w:szCs w:val="24"/>
          <w:vertAlign w:val="baseline"/>
          <w:lang w:val="en-GB"/>
        </w:rPr>
      </w:pPr>
    </w:p>
    <w:p w:rsidR="008035E2" w:rsidRDefault="008035E2" w:rsidP="00220720">
      <w:pPr>
        <w:pStyle w:val="PlainText"/>
        <w:spacing w:line="360" w:lineRule="auto"/>
        <w:jc w:val="both"/>
        <w:rPr>
          <w:rFonts w:ascii="Times New Roman" w:hAnsi="Times New Roman"/>
          <w:sz w:val="24"/>
          <w:szCs w:val="24"/>
          <w:vertAlign w:val="baseline"/>
          <w:lang w:val="en-GB"/>
        </w:rPr>
      </w:pPr>
      <w:r>
        <w:rPr>
          <w:rFonts w:ascii="Times New Roman" w:hAnsi="Times New Roman"/>
          <w:sz w:val="24"/>
          <w:szCs w:val="24"/>
          <w:vertAlign w:val="baseline"/>
          <w:lang w:val="en-GB"/>
        </w:rPr>
        <w:t xml:space="preserve">Where </w:t>
      </w:r>
    </w:p>
    <w:p w:rsidR="008035E2" w:rsidRDefault="003A552F" w:rsidP="00220720">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pict>
          <v:shape id="Object 1029" o:spid="_x0000_s1049" type="#_x0000_t75" style="position:absolute;left:0;text-align:left;margin-left:26.4pt;margin-top:5.6pt;width:66pt;height:37pt;z-index:251662336;visibility:visible">
            <v:imagedata r:id="rId39" o:title=""/>
          </v:shape>
          <o:OLEObject Type="Embed" ProgID="Equation.3" ShapeID="Object 1029" DrawAspect="Content" ObjectID="_1538389678" r:id="rId40"/>
        </w:pict>
      </w:r>
    </w:p>
    <w:p w:rsidR="008035E2" w:rsidRDefault="008035E2" w:rsidP="00220720">
      <w:pPr>
        <w:pStyle w:val="PlainText"/>
        <w:spacing w:line="360" w:lineRule="auto"/>
        <w:jc w:val="both"/>
        <w:rPr>
          <w:rFonts w:ascii="Times New Roman" w:hAnsi="Times New Roman"/>
          <w:sz w:val="24"/>
          <w:szCs w:val="24"/>
          <w:vertAlign w:val="baseline"/>
          <w:lang w:val="en-GB"/>
        </w:rPr>
      </w:pPr>
    </w:p>
    <w:p w:rsidR="008035E2" w:rsidRDefault="008035E2" w:rsidP="00220720">
      <w:pPr>
        <w:pStyle w:val="PlainText"/>
        <w:spacing w:line="360" w:lineRule="auto"/>
        <w:jc w:val="both"/>
        <w:rPr>
          <w:rFonts w:ascii="Times New Roman" w:hAnsi="Times New Roman"/>
          <w:sz w:val="24"/>
          <w:szCs w:val="24"/>
          <w:vertAlign w:val="baseline"/>
          <w:lang w:val="en-GB"/>
        </w:rPr>
      </w:pPr>
    </w:p>
    <w:p w:rsidR="00A16FE0" w:rsidRPr="00AF2688" w:rsidRDefault="00A16FE0" w:rsidP="00220720">
      <w:pPr>
        <w:pStyle w:val="PlainText"/>
        <w:spacing w:line="360" w:lineRule="auto"/>
        <w:jc w:val="both"/>
        <w:rPr>
          <w:rFonts w:ascii="Times New Roman" w:hAnsi="Times New Roman"/>
          <w:sz w:val="24"/>
          <w:szCs w:val="24"/>
          <w:vertAlign w:val="baseline"/>
          <w:lang w:val="en-GB"/>
        </w:rPr>
      </w:pPr>
      <w:r w:rsidRPr="00AF2688">
        <w:rPr>
          <w:rFonts w:ascii="Times New Roman" w:hAnsi="Times New Roman"/>
          <w:sz w:val="24"/>
          <w:szCs w:val="24"/>
          <w:vertAlign w:val="baseline"/>
          <w:lang w:val="en-GB"/>
        </w:rPr>
        <w:t xml:space="preserve">The basic procedure </w:t>
      </w:r>
      <w:r w:rsidR="001F3C6A" w:rsidRPr="00AF2688">
        <w:rPr>
          <w:rFonts w:ascii="Times New Roman" w:hAnsi="Times New Roman"/>
          <w:sz w:val="24"/>
          <w:szCs w:val="24"/>
          <w:vertAlign w:val="baseline"/>
          <w:lang w:val="en-GB"/>
        </w:rPr>
        <w:t>for the application of equilibrium cal</w:t>
      </w:r>
      <w:r w:rsidR="00220720" w:rsidRPr="00AF2688">
        <w:rPr>
          <w:rFonts w:ascii="Times New Roman" w:hAnsi="Times New Roman"/>
          <w:sz w:val="24"/>
          <w:szCs w:val="24"/>
          <w:vertAlign w:val="baseline"/>
          <w:lang w:val="en-GB"/>
        </w:rPr>
        <w:t>culation in determining quanti</w:t>
      </w:r>
      <w:r w:rsidR="001F3C6A" w:rsidRPr="00AF2688">
        <w:rPr>
          <w:rFonts w:ascii="Times New Roman" w:hAnsi="Times New Roman"/>
          <w:sz w:val="24"/>
          <w:szCs w:val="24"/>
          <w:vertAlign w:val="baseline"/>
          <w:lang w:val="en-GB"/>
        </w:rPr>
        <w:t xml:space="preserve">ties of </w:t>
      </w:r>
      <w:r w:rsidR="00220720" w:rsidRPr="00AF2688">
        <w:rPr>
          <w:rFonts w:ascii="Times New Roman" w:hAnsi="Times New Roman"/>
          <w:sz w:val="24"/>
          <w:szCs w:val="24"/>
          <w:vertAlign w:val="baseline"/>
          <w:lang w:val="en-GB"/>
        </w:rPr>
        <w:t xml:space="preserve">gas and liquid in equilibrium with their respective component mole fractions and the optimum operating pressure at a given temperature </w:t>
      </w:r>
      <w:r w:rsidRPr="00AF2688">
        <w:rPr>
          <w:rFonts w:ascii="Times New Roman" w:hAnsi="Times New Roman"/>
          <w:sz w:val="24"/>
          <w:szCs w:val="24"/>
          <w:vertAlign w:val="baseline"/>
          <w:lang w:val="en-GB"/>
        </w:rPr>
        <w:t>is carried out in the following steps.</w:t>
      </w:r>
    </w:p>
    <w:p w:rsidR="00220720" w:rsidRDefault="00220720" w:rsidP="00220720">
      <w:pPr>
        <w:pStyle w:val="PlainText"/>
        <w:spacing w:line="360" w:lineRule="auto"/>
        <w:jc w:val="both"/>
        <w:rPr>
          <w:rFonts w:ascii="Times New Roman" w:hAnsi="Times New Roman"/>
          <w:sz w:val="24"/>
          <w:szCs w:val="24"/>
          <w:vertAlign w:val="baseline"/>
          <w:lang w:val="en-GB"/>
        </w:rPr>
      </w:pPr>
    </w:p>
    <w:p w:rsidR="00467E5A" w:rsidRDefault="00467E5A" w:rsidP="00220720">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lastRenderedPageBreak/>
        <w:drawing>
          <wp:inline distT="0" distB="0" distL="0" distR="0">
            <wp:extent cx="4813300" cy="3838575"/>
            <wp:effectExtent l="19050" t="0" r="6350" b="0"/>
            <wp:docPr id="52" name="Picture 52" descr="C:\Users\Wolexzo07\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olexzo07\Desktop\Picture2.png"/>
                    <pic:cNvPicPr>
                      <a:picLocks noChangeAspect="1" noChangeArrowheads="1"/>
                    </pic:cNvPicPr>
                  </pic:nvPicPr>
                  <pic:blipFill>
                    <a:blip r:embed="rId41"/>
                    <a:srcRect/>
                    <a:stretch>
                      <a:fillRect/>
                    </a:stretch>
                  </pic:blipFill>
                  <pic:spPr bwMode="auto">
                    <a:xfrm>
                      <a:off x="0" y="0"/>
                      <a:ext cx="4813300" cy="3838575"/>
                    </a:xfrm>
                    <a:prstGeom prst="rect">
                      <a:avLst/>
                    </a:prstGeom>
                    <a:noFill/>
                    <a:ln w="9525">
                      <a:noFill/>
                      <a:miter lim="800000"/>
                      <a:headEnd/>
                      <a:tailEnd/>
                    </a:ln>
                  </pic:spPr>
                </pic:pic>
              </a:graphicData>
            </a:graphic>
          </wp:inline>
        </w:drawing>
      </w:r>
    </w:p>
    <w:p w:rsidR="00467E5A" w:rsidRPr="00467E5A" w:rsidRDefault="00467E5A" w:rsidP="00220720">
      <w:pPr>
        <w:pStyle w:val="PlainText"/>
        <w:spacing w:line="360" w:lineRule="auto"/>
        <w:jc w:val="both"/>
        <w:rPr>
          <w:rFonts w:ascii="Times New Roman" w:hAnsi="Times New Roman"/>
          <w:b/>
          <w:sz w:val="24"/>
          <w:szCs w:val="24"/>
          <w:vertAlign w:val="baseline"/>
          <w:lang w:val="en-GB"/>
        </w:rPr>
      </w:pPr>
      <w:r w:rsidRPr="00467E5A">
        <w:rPr>
          <w:rFonts w:ascii="Times New Roman" w:hAnsi="Times New Roman"/>
          <w:b/>
          <w:sz w:val="24"/>
          <w:szCs w:val="24"/>
          <w:vertAlign w:val="baseline"/>
          <w:lang w:val="en-GB"/>
        </w:rPr>
        <w:t>Fig 2.6: Stage Separation Diagram</w:t>
      </w:r>
    </w:p>
    <w:p w:rsidR="00467E5A" w:rsidRDefault="00467E5A" w:rsidP="00220720">
      <w:pPr>
        <w:pStyle w:val="PlainText"/>
        <w:spacing w:line="360" w:lineRule="auto"/>
        <w:jc w:val="both"/>
        <w:rPr>
          <w:rFonts w:ascii="Times New Roman" w:hAnsi="Times New Roman"/>
          <w:sz w:val="24"/>
          <w:szCs w:val="24"/>
          <w:vertAlign w:val="baseline"/>
          <w:lang w:val="en-GB"/>
        </w:rPr>
      </w:pPr>
    </w:p>
    <w:p w:rsidR="00A16FE0" w:rsidRPr="00670B11" w:rsidRDefault="00A16FE0" w:rsidP="009C29CD">
      <w:pPr>
        <w:pStyle w:val="PlainText"/>
        <w:numPr>
          <w:ilvl w:val="0"/>
          <w:numId w:val="16"/>
        </w:numPr>
        <w:spacing w:line="360" w:lineRule="auto"/>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Carry out the equilibrium calculation for composition and quantities of separator 1 (SP1) gas and liquid using equation 2-15</w:t>
      </w:r>
      <w:r w:rsidRPr="00670B11">
        <w:rPr>
          <w:rFonts w:ascii="Times New Roman" w:hAnsi="Times New Roman"/>
          <w:b/>
          <w:sz w:val="24"/>
          <w:szCs w:val="24"/>
          <w:vertAlign w:val="baseline"/>
          <w:lang w:val="en-GB"/>
        </w:rPr>
        <w:t xml:space="preserve">.   </w:t>
      </w:r>
    </w:p>
    <w:p w:rsidR="00A16FE0" w:rsidRPr="00670B11" w:rsidRDefault="001F3C6A" w:rsidP="009C29CD">
      <w:pPr>
        <w:pStyle w:val="PlainText"/>
        <w:spacing w:line="360" w:lineRule="auto"/>
        <w:ind w:left="720" w:firstLine="720"/>
        <w:jc w:val="both"/>
        <w:rPr>
          <w:rFonts w:ascii="Times New Roman" w:hAnsi="Times New Roman"/>
          <w:sz w:val="24"/>
          <w:szCs w:val="24"/>
          <w:vertAlign w:val="baseline"/>
          <w:lang w:val="en-GB"/>
        </w:rPr>
      </w:pPr>
      <w:r w:rsidRPr="00670B11">
        <w:rPr>
          <w:rFonts w:ascii="Times New Roman" w:hAnsi="Times New Roman"/>
          <w:position w:val="-34"/>
          <w:sz w:val="24"/>
          <w:szCs w:val="24"/>
          <w:vertAlign w:val="baseline"/>
          <w:lang w:val="en-GB"/>
        </w:rPr>
        <w:object w:dxaOrig="3500" w:dyaOrig="760">
          <v:shape id="_x0000_i1034" type="#_x0000_t75" style="width:174.55pt;height:38.05pt" o:ole="" fillcolor="window">
            <v:imagedata r:id="rId42" o:title=""/>
          </v:shape>
          <o:OLEObject Type="Embed" ProgID="Equation.3" ShapeID="_x0000_i1034" DrawAspect="Content" ObjectID="_1538389665" r:id="rId43"/>
        </w:object>
      </w:r>
      <w:r w:rsidR="00A16FE0" w:rsidRPr="00670B11">
        <w:rPr>
          <w:rFonts w:ascii="Times New Roman" w:hAnsi="Times New Roman"/>
          <w:sz w:val="24"/>
          <w:szCs w:val="24"/>
          <w:vertAlign w:val="baseline"/>
          <w:lang w:val="en-GB"/>
        </w:rPr>
        <w:tab/>
        <w:t xml:space="preserve">        =      1</w:t>
      </w:r>
      <w:r w:rsidR="00A16FE0" w:rsidRPr="00670B11">
        <w:rPr>
          <w:rFonts w:ascii="Times New Roman" w:hAnsi="Times New Roman"/>
          <w:sz w:val="24"/>
          <w:szCs w:val="24"/>
          <w:vertAlign w:val="baseline"/>
          <w:lang w:val="en-GB"/>
        </w:rPr>
        <w:tab/>
      </w:r>
      <w:r w:rsidR="00A16FE0" w:rsidRPr="00670B11">
        <w:rPr>
          <w:rFonts w:ascii="Times New Roman" w:hAnsi="Times New Roman"/>
          <w:b/>
          <w:sz w:val="24"/>
          <w:szCs w:val="24"/>
          <w:vertAlign w:val="baseline"/>
          <w:lang w:val="en-GB"/>
        </w:rPr>
        <w:sym w:font="Symbol" w:char="F0AE"/>
      </w:r>
      <w:r w:rsidR="00A16FE0" w:rsidRPr="00670B11">
        <w:rPr>
          <w:rFonts w:ascii="Times New Roman" w:hAnsi="Times New Roman"/>
          <w:b/>
          <w:sz w:val="24"/>
          <w:szCs w:val="24"/>
          <w:vertAlign w:val="baseline"/>
          <w:lang w:val="en-GB"/>
        </w:rPr>
        <w:t xml:space="preserve">  Eqn.    2-15</w:t>
      </w:r>
    </w:p>
    <w:p w:rsidR="00A16FE0" w:rsidRPr="00670B11" w:rsidRDefault="00A16FE0" w:rsidP="009C29CD">
      <w:pPr>
        <w:pStyle w:val="PlainText"/>
        <w:spacing w:line="360" w:lineRule="auto"/>
        <w:ind w:left="2160"/>
        <w:jc w:val="both"/>
        <w:rPr>
          <w:rFonts w:ascii="Times New Roman" w:hAnsi="Times New Roman"/>
          <w:sz w:val="24"/>
          <w:szCs w:val="24"/>
          <w:vertAlign w:val="baseline"/>
          <w:lang w:val="en-GB"/>
        </w:rPr>
      </w:pPr>
    </w:p>
    <w:p w:rsidR="00A16FE0" w:rsidRPr="00670B11" w:rsidRDefault="00A16FE0" w:rsidP="009C29CD">
      <w:pPr>
        <w:pStyle w:val="PlainText"/>
        <w:spacing w:line="360" w:lineRule="auto"/>
        <w:ind w:left="144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Have trial for n</w:t>
      </w:r>
      <w:r w:rsidRPr="00670B11">
        <w:rPr>
          <w:rFonts w:ascii="Times New Roman" w:hAnsi="Times New Roman"/>
          <w:sz w:val="24"/>
          <w:szCs w:val="24"/>
          <w:lang w:val="en-GB"/>
        </w:rPr>
        <w:t>g</w:t>
      </w:r>
      <w:r w:rsidRPr="00670B11">
        <w:rPr>
          <w:rFonts w:ascii="Times New Roman" w:hAnsi="Times New Roman"/>
          <w:sz w:val="24"/>
          <w:szCs w:val="24"/>
          <w:vertAlign w:val="baseline"/>
          <w:lang w:val="en-GB"/>
        </w:rPr>
        <w:t xml:space="preserve"> values until summation equal one.  Calculate the quantities of gas and liquid.</w:t>
      </w:r>
    </w:p>
    <w:p w:rsidR="00A16FE0" w:rsidRPr="00670B11" w:rsidRDefault="00A16FE0" w:rsidP="009C29CD">
      <w:pPr>
        <w:pStyle w:val="PlainText"/>
        <w:spacing w:line="360" w:lineRule="auto"/>
        <w:jc w:val="both"/>
        <w:rPr>
          <w:rFonts w:ascii="Times New Roman" w:hAnsi="Times New Roman"/>
          <w:sz w:val="24"/>
          <w:szCs w:val="24"/>
          <w:vertAlign w:val="baseline"/>
          <w:lang w:val="en-GB"/>
        </w:rPr>
      </w:pPr>
    </w:p>
    <w:p w:rsidR="00A16FE0" w:rsidRPr="00670B11" w:rsidRDefault="00A16FE0" w:rsidP="009C29CD">
      <w:pPr>
        <w:pStyle w:val="PlainText"/>
        <w:numPr>
          <w:ilvl w:val="0"/>
          <w:numId w:val="16"/>
        </w:numPr>
        <w:spacing w:line="360" w:lineRule="auto"/>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For separator 2 (SP2) calculations, the liquid from separator 1 (SP1) calculations becomes the feed.  So using X</w:t>
      </w:r>
      <w:r w:rsidRPr="00670B11">
        <w:rPr>
          <w:rFonts w:ascii="Times New Roman" w:hAnsi="Times New Roman"/>
          <w:sz w:val="24"/>
          <w:szCs w:val="24"/>
          <w:lang w:val="en-GB"/>
        </w:rPr>
        <w:t>j1</w:t>
      </w:r>
      <w:r w:rsidRPr="00670B11">
        <w:rPr>
          <w:rFonts w:ascii="Times New Roman" w:hAnsi="Times New Roman"/>
          <w:sz w:val="24"/>
          <w:szCs w:val="24"/>
          <w:vertAlign w:val="baseline"/>
          <w:lang w:val="en-GB"/>
        </w:rPr>
        <w:t xml:space="preserve"> as the feed composition.  Then carry out equilibrium calculation for SP2.  Continue in this manner until the last stage separator.</w:t>
      </w:r>
    </w:p>
    <w:p w:rsidR="00A16FE0" w:rsidRPr="00670B11" w:rsidRDefault="00A16FE0" w:rsidP="009C29CD">
      <w:pPr>
        <w:pStyle w:val="PlainText"/>
        <w:spacing w:line="360" w:lineRule="auto"/>
        <w:ind w:left="720"/>
        <w:jc w:val="both"/>
        <w:rPr>
          <w:rFonts w:ascii="Times New Roman" w:hAnsi="Times New Roman"/>
          <w:sz w:val="24"/>
          <w:szCs w:val="24"/>
          <w:vertAlign w:val="baseline"/>
          <w:lang w:val="en-GB"/>
        </w:rPr>
      </w:pPr>
    </w:p>
    <w:p w:rsidR="00A16FE0" w:rsidRPr="00670B11" w:rsidRDefault="00A16FE0" w:rsidP="009C29CD">
      <w:pPr>
        <w:pStyle w:val="PlainText"/>
        <w:numPr>
          <w:ilvl w:val="0"/>
          <w:numId w:val="16"/>
        </w:numPr>
        <w:spacing w:line="360" w:lineRule="auto"/>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 xml:space="preserve">Calculate the molecular weight and the density of the final stock tank oil.  </w:t>
      </w:r>
    </w:p>
    <w:p w:rsidR="00A16FE0" w:rsidRPr="00670B11" w:rsidRDefault="00A16FE0" w:rsidP="009C29CD">
      <w:pPr>
        <w:pStyle w:val="PlainText"/>
        <w:spacing w:line="360" w:lineRule="auto"/>
        <w:ind w:left="1440"/>
        <w:jc w:val="both"/>
        <w:rPr>
          <w:rFonts w:ascii="Times New Roman" w:hAnsi="Times New Roman"/>
          <w:sz w:val="24"/>
          <w:szCs w:val="24"/>
          <w:vertAlign w:val="baseline"/>
          <w:lang w:val="en-GB"/>
        </w:rPr>
      </w:pPr>
    </w:p>
    <w:p w:rsidR="00A16FE0" w:rsidRPr="00670B11" w:rsidRDefault="00A16FE0" w:rsidP="009C29CD">
      <w:pPr>
        <w:pStyle w:val="PlainText"/>
        <w:spacing w:line="360" w:lineRule="auto"/>
        <w:ind w:left="720" w:firstLine="720"/>
        <w:jc w:val="both"/>
        <w:rPr>
          <w:rFonts w:ascii="Times New Roman" w:hAnsi="Times New Roman"/>
          <w:b/>
          <w:sz w:val="24"/>
          <w:szCs w:val="24"/>
          <w:vertAlign w:val="baseline"/>
          <w:lang w:val="en-GB"/>
        </w:rPr>
      </w:pPr>
      <w:r w:rsidRPr="00670B11">
        <w:rPr>
          <w:rFonts w:ascii="Times New Roman" w:hAnsi="Times New Roman"/>
          <w:sz w:val="24"/>
          <w:szCs w:val="24"/>
          <w:vertAlign w:val="baseline"/>
          <w:lang w:val="en-GB"/>
        </w:rPr>
        <w:t>a.</w:t>
      </w:r>
      <w:r w:rsidRPr="00670B11">
        <w:rPr>
          <w:rFonts w:ascii="Times New Roman" w:hAnsi="Times New Roman"/>
          <w:sz w:val="24"/>
          <w:szCs w:val="24"/>
          <w:vertAlign w:val="baseline"/>
          <w:lang w:val="en-GB"/>
        </w:rPr>
        <w:tab/>
        <w:t>M</w:t>
      </w:r>
      <w:r w:rsidRPr="00670B11">
        <w:rPr>
          <w:rFonts w:ascii="Times New Roman" w:hAnsi="Times New Roman"/>
          <w:sz w:val="24"/>
          <w:szCs w:val="24"/>
          <w:lang w:val="en-GB"/>
        </w:rPr>
        <w:t>STO</w:t>
      </w:r>
      <w:r w:rsidRPr="00670B11">
        <w:rPr>
          <w:rFonts w:ascii="Times New Roman" w:hAnsi="Times New Roman"/>
          <w:sz w:val="24"/>
          <w:szCs w:val="24"/>
          <w:lang w:val="en-GB"/>
        </w:rPr>
        <w:tab/>
      </w:r>
      <w:r w:rsidRPr="00670B11">
        <w:rPr>
          <w:rFonts w:ascii="Times New Roman" w:hAnsi="Times New Roman"/>
          <w:sz w:val="24"/>
          <w:szCs w:val="24"/>
          <w:vertAlign w:val="baseline"/>
          <w:lang w:val="en-GB"/>
        </w:rPr>
        <w:t>=</w:t>
      </w:r>
      <w:r w:rsidRPr="00670B11">
        <w:rPr>
          <w:rFonts w:ascii="Times New Roman" w:hAnsi="Times New Roman"/>
          <w:sz w:val="24"/>
          <w:szCs w:val="24"/>
          <w:vertAlign w:val="baseline"/>
          <w:lang w:val="en-GB"/>
        </w:rPr>
        <w:tab/>
      </w:r>
      <w:r w:rsidRPr="00670B11">
        <w:rPr>
          <w:rFonts w:ascii="Times New Roman" w:hAnsi="Times New Roman"/>
          <w:sz w:val="24"/>
          <w:szCs w:val="24"/>
          <w:vertAlign w:val="baseline"/>
          <w:lang w:val="en-GB"/>
        </w:rPr>
        <w:sym w:font="Symbol" w:char="F0E5"/>
      </w:r>
      <w:proofErr w:type="spellStart"/>
      <w:r w:rsidRPr="00670B11">
        <w:rPr>
          <w:rFonts w:ascii="Times New Roman" w:hAnsi="Times New Roman"/>
          <w:sz w:val="24"/>
          <w:szCs w:val="24"/>
          <w:vertAlign w:val="baseline"/>
          <w:lang w:val="en-GB"/>
        </w:rPr>
        <w:t>XjMj</w:t>
      </w:r>
      <w:proofErr w:type="spellEnd"/>
      <w:r w:rsidRPr="00670B11">
        <w:rPr>
          <w:rFonts w:ascii="Times New Roman" w:hAnsi="Times New Roman"/>
          <w:sz w:val="24"/>
          <w:szCs w:val="24"/>
          <w:vertAlign w:val="baseline"/>
          <w:lang w:val="en-GB"/>
        </w:rPr>
        <w:t xml:space="preserve">. </w:t>
      </w:r>
      <w:r w:rsidRPr="00670B11">
        <w:rPr>
          <w:rFonts w:ascii="Times New Roman" w:hAnsi="Times New Roman"/>
          <w:sz w:val="24"/>
          <w:szCs w:val="24"/>
          <w:vertAlign w:val="baseline"/>
          <w:lang w:val="en-GB"/>
        </w:rPr>
        <w:tab/>
      </w:r>
      <w:r w:rsidRPr="00670B11">
        <w:rPr>
          <w:rFonts w:ascii="Times New Roman" w:hAnsi="Times New Roman"/>
          <w:sz w:val="24"/>
          <w:szCs w:val="24"/>
          <w:vertAlign w:val="baseline"/>
          <w:lang w:val="en-GB"/>
        </w:rPr>
        <w:tab/>
      </w:r>
      <w:r w:rsidRPr="00670B11">
        <w:rPr>
          <w:rFonts w:ascii="Times New Roman" w:hAnsi="Times New Roman"/>
          <w:b/>
          <w:sz w:val="24"/>
          <w:szCs w:val="24"/>
          <w:vertAlign w:val="baseline"/>
          <w:lang w:val="en-GB"/>
        </w:rPr>
        <w:sym w:font="Symbol" w:char="F0AE"/>
      </w:r>
      <w:r w:rsidRPr="00670B11">
        <w:rPr>
          <w:rFonts w:ascii="Times New Roman" w:hAnsi="Times New Roman"/>
          <w:b/>
          <w:sz w:val="24"/>
          <w:szCs w:val="24"/>
          <w:vertAlign w:val="baseline"/>
          <w:lang w:val="en-GB"/>
        </w:rPr>
        <w:tab/>
      </w:r>
      <w:r w:rsidRPr="00670B11">
        <w:rPr>
          <w:rFonts w:ascii="Times New Roman" w:hAnsi="Times New Roman"/>
          <w:b/>
          <w:sz w:val="24"/>
          <w:szCs w:val="24"/>
          <w:vertAlign w:val="baseline"/>
          <w:lang w:val="en-GB"/>
        </w:rPr>
        <w:tab/>
        <w:t>Eqn. 2-19</w:t>
      </w: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p>
    <w:p w:rsidR="00A16FE0" w:rsidRPr="00670B11" w:rsidRDefault="00A16FE0" w:rsidP="009C29CD">
      <w:pPr>
        <w:pStyle w:val="PlainText"/>
        <w:tabs>
          <w:tab w:val="left" w:pos="2880"/>
        </w:tabs>
        <w:spacing w:line="360" w:lineRule="auto"/>
        <w:ind w:left="3600" w:hanging="1440"/>
        <w:jc w:val="both"/>
        <w:rPr>
          <w:rFonts w:ascii="Times New Roman" w:hAnsi="Times New Roman"/>
          <w:sz w:val="24"/>
          <w:szCs w:val="24"/>
          <w:vertAlign w:val="baseline"/>
          <w:lang w:val="en-GB"/>
        </w:rPr>
      </w:pPr>
      <w:proofErr w:type="spellStart"/>
      <w:r w:rsidRPr="00670B11">
        <w:rPr>
          <w:rFonts w:ascii="Times New Roman" w:hAnsi="Times New Roman"/>
          <w:sz w:val="24"/>
          <w:szCs w:val="24"/>
          <w:vertAlign w:val="baseline"/>
          <w:lang w:val="en-GB"/>
        </w:rPr>
        <w:t>Xj</w:t>
      </w:r>
      <w:proofErr w:type="spellEnd"/>
      <w:r w:rsidRPr="00670B11">
        <w:rPr>
          <w:rFonts w:ascii="Times New Roman" w:hAnsi="Times New Roman"/>
          <w:sz w:val="24"/>
          <w:szCs w:val="24"/>
          <w:vertAlign w:val="baseline"/>
          <w:lang w:val="en-GB"/>
        </w:rPr>
        <w:tab/>
        <w:t>=</w:t>
      </w:r>
      <w:r w:rsidRPr="00670B11">
        <w:rPr>
          <w:rFonts w:ascii="Times New Roman" w:hAnsi="Times New Roman"/>
          <w:sz w:val="24"/>
          <w:szCs w:val="24"/>
          <w:vertAlign w:val="baseline"/>
          <w:lang w:val="en-GB"/>
        </w:rPr>
        <w:tab/>
        <w:t xml:space="preserve">Mole fraction of component j in </w:t>
      </w:r>
      <w:proofErr w:type="gramStart"/>
      <w:r w:rsidRPr="00670B11">
        <w:rPr>
          <w:rFonts w:ascii="Times New Roman" w:hAnsi="Times New Roman"/>
          <w:sz w:val="24"/>
          <w:szCs w:val="24"/>
          <w:vertAlign w:val="baseline"/>
          <w:lang w:val="en-GB"/>
        </w:rPr>
        <w:t>the  stock</w:t>
      </w:r>
      <w:proofErr w:type="gramEnd"/>
      <w:r w:rsidRPr="00670B11">
        <w:rPr>
          <w:rFonts w:ascii="Times New Roman" w:hAnsi="Times New Roman"/>
          <w:sz w:val="24"/>
          <w:szCs w:val="24"/>
          <w:vertAlign w:val="baseline"/>
          <w:lang w:val="en-GB"/>
        </w:rPr>
        <w:t xml:space="preserve"> tank oil (that is oil from last stage of separation).  </w:t>
      </w: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ab/>
      </w:r>
      <w:proofErr w:type="spellStart"/>
      <w:r w:rsidRPr="00670B11">
        <w:rPr>
          <w:rFonts w:ascii="Times New Roman" w:hAnsi="Times New Roman"/>
          <w:sz w:val="24"/>
          <w:szCs w:val="24"/>
          <w:vertAlign w:val="baseline"/>
          <w:lang w:val="en-GB"/>
        </w:rPr>
        <w:t>Mj</w:t>
      </w:r>
      <w:proofErr w:type="spellEnd"/>
      <w:r w:rsidRPr="00670B11">
        <w:rPr>
          <w:rFonts w:ascii="Times New Roman" w:hAnsi="Times New Roman"/>
          <w:sz w:val="24"/>
          <w:szCs w:val="24"/>
          <w:vertAlign w:val="baseline"/>
          <w:lang w:val="en-GB"/>
        </w:rPr>
        <w:tab/>
        <w:t>=</w:t>
      </w:r>
      <w:r w:rsidRPr="00670B11">
        <w:rPr>
          <w:rFonts w:ascii="Times New Roman" w:hAnsi="Times New Roman"/>
          <w:sz w:val="24"/>
          <w:szCs w:val="24"/>
          <w:vertAlign w:val="baseline"/>
          <w:lang w:val="en-GB"/>
        </w:rPr>
        <w:tab/>
        <w:t xml:space="preserve">Molecular weight of component </w:t>
      </w:r>
      <w:proofErr w:type="gramStart"/>
      <w:r w:rsidRPr="00670B11">
        <w:rPr>
          <w:rFonts w:ascii="Times New Roman" w:hAnsi="Times New Roman"/>
          <w:sz w:val="24"/>
          <w:szCs w:val="24"/>
          <w:vertAlign w:val="baseline"/>
          <w:lang w:val="en-GB"/>
        </w:rPr>
        <w:t>j .</w:t>
      </w:r>
      <w:proofErr w:type="gramEnd"/>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ab/>
        <w:t>M</w:t>
      </w:r>
      <w:r w:rsidRPr="00670B11">
        <w:rPr>
          <w:rFonts w:ascii="Times New Roman" w:hAnsi="Times New Roman"/>
          <w:sz w:val="24"/>
          <w:szCs w:val="24"/>
          <w:lang w:val="en-GB"/>
        </w:rPr>
        <w:t>STO</w:t>
      </w:r>
      <w:r w:rsidRPr="00670B11">
        <w:rPr>
          <w:rFonts w:ascii="Times New Roman" w:hAnsi="Times New Roman"/>
          <w:sz w:val="24"/>
          <w:szCs w:val="24"/>
          <w:lang w:val="en-GB"/>
        </w:rPr>
        <w:tab/>
      </w:r>
      <w:r w:rsidRPr="00670B11">
        <w:rPr>
          <w:rFonts w:ascii="Times New Roman" w:hAnsi="Times New Roman"/>
          <w:sz w:val="24"/>
          <w:szCs w:val="24"/>
          <w:vertAlign w:val="baseline"/>
          <w:lang w:val="en-GB"/>
        </w:rPr>
        <w:t>=</w:t>
      </w:r>
      <w:r w:rsidRPr="00670B11">
        <w:rPr>
          <w:rFonts w:ascii="Times New Roman" w:hAnsi="Times New Roman"/>
          <w:sz w:val="24"/>
          <w:szCs w:val="24"/>
          <w:vertAlign w:val="baseline"/>
          <w:lang w:val="en-GB"/>
        </w:rPr>
        <w:tab/>
        <w:t>Total molecular weight of the STO.</w:t>
      </w: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b.</w:t>
      </w:r>
      <w:r w:rsidRPr="00670B11">
        <w:rPr>
          <w:rFonts w:ascii="Times New Roman" w:hAnsi="Times New Roman"/>
          <w:sz w:val="24"/>
          <w:szCs w:val="24"/>
          <w:vertAlign w:val="baseline"/>
          <w:lang w:val="en-GB"/>
        </w:rPr>
        <w:tab/>
        <w:t>Calculate molecular weight for C</w:t>
      </w:r>
      <w:r w:rsidRPr="00670B11">
        <w:rPr>
          <w:rFonts w:ascii="Times New Roman" w:hAnsi="Times New Roman"/>
          <w:sz w:val="24"/>
          <w:szCs w:val="24"/>
          <w:lang w:val="en-GB"/>
        </w:rPr>
        <w:t>2</w:t>
      </w:r>
      <w:r w:rsidRPr="00670B11">
        <w:rPr>
          <w:rFonts w:ascii="Times New Roman" w:hAnsi="Times New Roman"/>
          <w:sz w:val="24"/>
          <w:szCs w:val="24"/>
          <w:vertAlign w:val="baseline"/>
          <w:lang w:val="en-GB"/>
        </w:rPr>
        <w:t>+ and C</w:t>
      </w:r>
      <w:r w:rsidRPr="00670B11">
        <w:rPr>
          <w:rFonts w:ascii="Times New Roman" w:hAnsi="Times New Roman"/>
          <w:sz w:val="24"/>
          <w:szCs w:val="24"/>
          <w:lang w:val="en-GB"/>
        </w:rPr>
        <w:t>3</w:t>
      </w:r>
      <w:r w:rsidRPr="00670B11">
        <w:rPr>
          <w:rFonts w:ascii="Times New Roman" w:hAnsi="Times New Roman"/>
          <w:sz w:val="24"/>
          <w:szCs w:val="24"/>
          <w:vertAlign w:val="baseline"/>
          <w:lang w:val="en-GB"/>
        </w:rPr>
        <w:t>+</w:t>
      </w: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c.</w:t>
      </w:r>
      <w:r w:rsidRPr="00670B11">
        <w:rPr>
          <w:rFonts w:ascii="Times New Roman" w:hAnsi="Times New Roman"/>
          <w:sz w:val="24"/>
          <w:szCs w:val="24"/>
          <w:vertAlign w:val="baseline"/>
          <w:lang w:val="en-GB"/>
        </w:rPr>
        <w:tab/>
        <w:t>Determine liquid volume of C</w:t>
      </w:r>
      <w:r w:rsidRPr="00670B11">
        <w:rPr>
          <w:rFonts w:ascii="Times New Roman" w:hAnsi="Times New Roman"/>
          <w:sz w:val="24"/>
          <w:szCs w:val="24"/>
          <w:lang w:val="en-GB"/>
        </w:rPr>
        <w:t>3</w:t>
      </w:r>
      <w:r w:rsidRPr="00670B11">
        <w:rPr>
          <w:rFonts w:ascii="Times New Roman" w:hAnsi="Times New Roman"/>
          <w:sz w:val="24"/>
          <w:szCs w:val="24"/>
          <w:vertAlign w:val="baseline"/>
          <w:lang w:val="en-GB"/>
        </w:rPr>
        <w:t xml:space="preserve">+ at 60 </w:t>
      </w:r>
      <w:r w:rsidRPr="00670B11">
        <w:rPr>
          <w:rFonts w:ascii="Times New Roman" w:hAnsi="Times New Roman"/>
          <w:sz w:val="24"/>
          <w:szCs w:val="24"/>
          <w:vertAlign w:val="superscript"/>
          <w:lang w:val="en-GB"/>
        </w:rPr>
        <w:t>0</w:t>
      </w:r>
      <w:r w:rsidRPr="00670B11">
        <w:rPr>
          <w:rFonts w:ascii="Times New Roman" w:hAnsi="Times New Roman"/>
          <w:sz w:val="24"/>
          <w:szCs w:val="24"/>
          <w:vertAlign w:val="baseline"/>
          <w:lang w:val="en-GB"/>
        </w:rPr>
        <w:t>F and 14.7 psia.  Note that C</w:t>
      </w:r>
      <w:r w:rsidRPr="00670B11">
        <w:rPr>
          <w:rFonts w:ascii="Times New Roman" w:hAnsi="Times New Roman"/>
          <w:sz w:val="24"/>
          <w:szCs w:val="24"/>
          <w:lang w:val="en-GB"/>
        </w:rPr>
        <w:t>1</w:t>
      </w:r>
      <w:r w:rsidRPr="00670B11">
        <w:rPr>
          <w:rFonts w:ascii="Times New Roman" w:hAnsi="Times New Roman"/>
          <w:sz w:val="24"/>
          <w:szCs w:val="24"/>
          <w:vertAlign w:val="baseline"/>
          <w:lang w:val="en-GB"/>
        </w:rPr>
        <w:t xml:space="preserve"> and C</w:t>
      </w:r>
      <w:r w:rsidRPr="00670B11">
        <w:rPr>
          <w:rFonts w:ascii="Times New Roman" w:hAnsi="Times New Roman"/>
          <w:sz w:val="24"/>
          <w:szCs w:val="24"/>
          <w:lang w:val="en-GB"/>
        </w:rPr>
        <w:t>2</w:t>
      </w:r>
      <w:r w:rsidRPr="00670B11">
        <w:rPr>
          <w:rFonts w:ascii="Times New Roman" w:hAnsi="Times New Roman"/>
          <w:sz w:val="24"/>
          <w:szCs w:val="24"/>
          <w:vertAlign w:val="baseline"/>
          <w:lang w:val="en-GB"/>
        </w:rPr>
        <w:t xml:space="preserve"> are not considered in the liquid volume due to their minimal presence in liquid at 60 </w:t>
      </w:r>
      <w:r w:rsidRPr="00670B11">
        <w:rPr>
          <w:rFonts w:ascii="Times New Roman" w:hAnsi="Times New Roman"/>
          <w:sz w:val="24"/>
          <w:szCs w:val="24"/>
          <w:vertAlign w:val="superscript"/>
          <w:lang w:val="en-GB"/>
        </w:rPr>
        <w:t>0</w:t>
      </w:r>
      <w:r w:rsidRPr="00670B11">
        <w:rPr>
          <w:rFonts w:ascii="Times New Roman" w:hAnsi="Times New Roman"/>
          <w:sz w:val="24"/>
          <w:szCs w:val="24"/>
          <w:vertAlign w:val="baseline"/>
          <w:lang w:val="en-GB"/>
        </w:rPr>
        <w:t xml:space="preserve">F and 14.7 psia. </w:t>
      </w:r>
    </w:p>
    <w:p w:rsidR="00A16FE0" w:rsidRPr="00670B11" w:rsidRDefault="00A16FE0" w:rsidP="009C29CD">
      <w:pPr>
        <w:pStyle w:val="PlainText"/>
        <w:spacing w:line="360" w:lineRule="auto"/>
        <w:ind w:left="720" w:firstLine="720"/>
        <w:jc w:val="both"/>
        <w:rPr>
          <w:rFonts w:ascii="Times New Roman" w:hAnsi="Times New Roman"/>
          <w:b/>
          <w:sz w:val="24"/>
          <w:szCs w:val="24"/>
          <w:vertAlign w:val="baseline"/>
          <w:lang w:val="en-GB"/>
        </w:rPr>
      </w:pPr>
      <w:r w:rsidRPr="00670B11">
        <w:rPr>
          <w:rFonts w:ascii="Times New Roman" w:hAnsi="Times New Roman"/>
          <w:sz w:val="24"/>
          <w:szCs w:val="24"/>
          <w:vertAlign w:val="baseline"/>
          <w:lang w:val="en-GB"/>
        </w:rPr>
        <w:tab/>
      </w:r>
      <w:r w:rsidRPr="00670B11">
        <w:rPr>
          <w:rFonts w:ascii="Times New Roman" w:hAnsi="Times New Roman"/>
          <w:position w:val="-34"/>
          <w:sz w:val="24"/>
          <w:szCs w:val="24"/>
          <w:vertAlign w:val="baseline"/>
          <w:lang w:val="en-GB"/>
        </w:rPr>
        <w:object w:dxaOrig="1980" w:dyaOrig="760">
          <v:shape id="_x0000_i1035" type="#_x0000_t75" style="width:99.15pt;height:38.05pt" o:ole="" fillcolor="window">
            <v:imagedata r:id="rId44" o:title=""/>
          </v:shape>
          <o:OLEObject Type="Embed" ProgID="Equation.3" ShapeID="_x0000_i1035" DrawAspect="Content" ObjectID="_1538389666" r:id="rId45"/>
        </w:object>
      </w:r>
      <w:r w:rsidRPr="00670B11">
        <w:rPr>
          <w:rFonts w:ascii="Times New Roman" w:hAnsi="Times New Roman"/>
          <w:sz w:val="24"/>
          <w:szCs w:val="24"/>
          <w:vertAlign w:val="baseline"/>
          <w:lang w:val="en-GB"/>
        </w:rPr>
        <w:tab/>
      </w:r>
      <w:r w:rsidRPr="00670B11">
        <w:rPr>
          <w:rFonts w:ascii="Times New Roman" w:hAnsi="Times New Roman"/>
          <w:sz w:val="24"/>
          <w:szCs w:val="24"/>
          <w:vertAlign w:val="baseline"/>
          <w:lang w:val="en-GB"/>
        </w:rPr>
        <w:tab/>
      </w:r>
      <w:r w:rsidRPr="00670B11">
        <w:rPr>
          <w:rFonts w:ascii="Times New Roman" w:hAnsi="Times New Roman"/>
          <w:b/>
          <w:sz w:val="24"/>
          <w:szCs w:val="24"/>
          <w:vertAlign w:val="baseline"/>
          <w:lang w:val="en-GB"/>
        </w:rPr>
        <w:sym w:font="Symbol" w:char="F0AE"/>
      </w:r>
      <w:r w:rsidRPr="00670B11">
        <w:rPr>
          <w:rFonts w:ascii="Times New Roman" w:hAnsi="Times New Roman"/>
          <w:b/>
          <w:sz w:val="24"/>
          <w:szCs w:val="24"/>
          <w:vertAlign w:val="baseline"/>
          <w:lang w:val="en-GB"/>
        </w:rPr>
        <w:tab/>
      </w:r>
      <w:r w:rsidRPr="00670B11">
        <w:rPr>
          <w:rFonts w:ascii="Times New Roman" w:hAnsi="Times New Roman"/>
          <w:b/>
          <w:sz w:val="24"/>
          <w:szCs w:val="24"/>
          <w:vertAlign w:val="baseline"/>
          <w:lang w:val="en-GB"/>
        </w:rPr>
        <w:tab/>
        <w:t>Eqn. 2-18</w:t>
      </w:r>
    </w:p>
    <w:p w:rsidR="00A16FE0" w:rsidRPr="00670B11" w:rsidRDefault="00A16FE0" w:rsidP="009C29CD">
      <w:pPr>
        <w:pStyle w:val="PlainText"/>
        <w:tabs>
          <w:tab w:val="left" w:pos="2880"/>
        </w:tabs>
        <w:spacing w:line="360" w:lineRule="auto"/>
        <w:ind w:left="3600" w:hanging="144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sym w:font="Symbol" w:char="F072"/>
      </w:r>
      <w:proofErr w:type="spellStart"/>
      <w:r w:rsidRPr="00670B11">
        <w:rPr>
          <w:rFonts w:ascii="Times New Roman" w:hAnsi="Times New Roman"/>
          <w:sz w:val="24"/>
          <w:szCs w:val="24"/>
          <w:lang w:val="en-GB"/>
        </w:rPr>
        <w:t>Oj</w:t>
      </w:r>
      <w:proofErr w:type="spellEnd"/>
      <w:r w:rsidRPr="00670B11">
        <w:rPr>
          <w:rFonts w:ascii="Times New Roman" w:hAnsi="Times New Roman"/>
          <w:sz w:val="24"/>
          <w:szCs w:val="24"/>
          <w:lang w:val="en-GB"/>
        </w:rPr>
        <w:tab/>
      </w:r>
      <w:r w:rsidRPr="00670B11">
        <w:rPr>
          <w:rFonts w:ascii="Times New Roman" w:hAnsi="Times New Roman"/>
          <w:sz w:val="24"/>
          <w:szCs w:val="24"/>
          <w:vertAlign w:val="baseline"/>
          <w:lang w:val="en-GB"/>
        </w:rPr>
        <w:sym w:font="Symbol" w:char="F0AE"/>
      </w:r>
      <w:r w:rsidRPr="00670B11">
        <w:rPr>
          <w:rFonts w:ascii="Times New Roman" w:hAnsi="Times New Roman"/>
          <w:sz w:val="24"/>
          <w:szCs w:val="24"/>
          <w:vertAlign w:val="baseline"/>
          <w:lang w:val="en-GB"/>
        </w:rPr>
        <w:tab/>
        <w:t xml:space="preserve">Liquid density of component j at 60 </w:t>
      </w:r>
      <w:r w:rsidRPr="00670B11">
        <w:rPr>
          <w:rFonts w:ascii="Times New Roman" w:hAnsi="Times New Roman"/>
          <w:sz w:val="24"/>
          <w:szCs w:val="24"/>
          <w:vertAlign w:val="superscript"/>
          <w:lang w:val="en-GB"/>
        </w:rPr>
        <w:t>0</w:t>
      </w:r>
      <w:r w:rsidRPr="00670B11">
        <w:rPr>
          <w:rFonts w:ascii="Times New Roman" w:hAnsi="Times New Roman"/>
          <w:sz w:val="24"/>
          <w:szCs w:val="24"/>
          <w:vertAlign w:val="baseline"/>
          <w:lang w:val="en-GB"/>
        </w:rPr>
        <w:t xml:space="preserve">F and 14.7 psia </w:t>
      </w:r>
      <w:proofErr w:type="gramStart"/>
      <w:r w:rsidRPr="00670B11">
        <w:rPr>
          <w:rFonts w:ascii="Times New Roman" w:hAnsi="Times New Roman"/>
          <w:sz w:val="24"/>
          <w:szCs w:val="24"/>
          <w:vertAlign w:val="baseline"/>
          <w:lang w:val="en-GB"/>
        </w:rPr>
        <w:t>( from</w:t>
      </w:r>
      <w:proofErr w:type="gramEnd"/>
      <w:r w:rsidRPr="00670B11">
        <w:rPr>
          <w:rFonts w:ascii="Times New Roman" w:hAnsi="Times New Roman"/>
          <w:sz w:val="24"/>
          <w:szCs w:val="24"/>
          <w:vertAlign w:val="baseline"/>
          <w:lang w:val="en-GB"/>
        </w:rPr>
        <w:t xml:space="preserve"> reservoir constant table)</w:t>
      </w:r>
    </w:p>
    <w:p w:rsidR="00A16FE0" w:rsidRPr="00670B11" w:rsidRDefault="00A16FE0" w:rsidP="009C29CD">
      <w:pPr>
        <w:pStyle w:val="PlainText"/>
        <w:tabs>
          <w:tab w:val="left" w:pos="2880"/>
        </w:tabs>
        <w:spacing w:line="360" w:lineRule="auto"/>
        <w:ind w:left="3600" w:hanging="144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V</w:t>
      </w:r>
      <w:r w:rsidRPr="00670B11">
        <w:rPr>
          <w:rFonts w:ascii="Times New Roman" w:hAnsi="Times New Roman"/>
          <w:sz w:val="24"/>
          <w:szCs w:val="24"/>
          <w:lang w:val="en-GB"/>
        </w:rPr>
        <w:t>L</w:t>
      </w:r>
      <w:r w:rsidRPr="00670B11">
        <w:rPr>
          <w:rFonts w:ascii="Times New Roman" w:hAnsi="Times New Roman"/>
          <w:sz w:val="24"/>
          <w:szCs w:val="24"/>
          <w:lang w:val="en-GB"/>
        </w:rPr>
        <w:tab/>
      </w:r>
      <w:r w:rsidRPr="00670B11">
        <w:rPr>
          <w:rFonts w:ascii="Times New Roman" w:hAnsi="Times New Roman"/>
          <w:sz w:val="24"/>
          <w:szCs w:val="24"/>
          <w:vertAlign w:val="baseline"/>
          <w:lang w:val="en-GB"/>
        </w:rPr>
        <w:sym w:font="Symbol" w:char="F0AE"/>
      </w:r>
      <w:r w:rsidRPr="00670B11">
        <w:rPr>
          <w:rFonts w:ascii="Times New Roman" w:hAnsi="Times New Roman"/>
          <w:sz w:val="24"/>
          <w:szCs w:val="24"/>
          <w:vertAlign w:val="baseline"/>
          <w:lang w:val="en-GB"/>
        </w:rPr>
        <w:tab/>
        <w:t>Total liquid volume of C</w:t>
      </w:r>
      <w:r w:rsidRPr="00670B11">
        <w:rPr>
          <w:rFonts w:ascii="Times New Roman" w:hAnsi="Times New Roman"/>
          <w:sz w:val="24"/>
          <w:szCs w:val="24"/>
          <w:lang w:val="en-GB"/>
        </w:rPr>
        <w:t>3</w:t>
      </w:r>
      <w:r w:rsidRPr="00670B11">
        <w:rPr>
          <w:rFonts w:ascii="Times New Roman" w:hAnsi="Times New Roman"/>
          <w:sz w:val="24"/>
          <w:szCs w:val="24"/>
          <w:vertAlign w:val="baseline"/>
          <w:lang w:val="en-GB"/>
        </w:rPr>
        <w:t>+ at the same conditions</w:t>
      </w: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d.</w:t>
      </w:r>
      <w:r w:rsidRPr="00670B11">
        <w:rPr>
          <w:rFonts w:ascii="Times New Roman" w:hAnsi="Times New Roman"/>
          <w:sz w:val="24"/>
          <w:szCs w:val="24"/>
          <w:vertAlign w:val="baseline"/>
          <w:lang w:val="en-GB"/>
        </w:rPr>
        <w:tab/>
        <w:t>Determine density of C</w:t>
      </w:r>
      <w:r w:rsidRPr="00670B11">
        <w:rPr>
          <w:rFonts w:ascii="Times New Roman" w:hAnsi="Times New Roman"/>
          <w:sz w:val="24"/>
          <w:szCs w:val="24"/>
          <w:lang w:val="en-GB"/>
        </w:rPr>
        <w:t>3</w:t>
      </w:r>
      <w:r w:rsidRPr="00670B11">
        <w:rPr>
          <w:rFonts w:ascii="Times New Roman" w:hAnsi="Times New Roman"/>
          <w:sz w:val="24"/>
          <w:szCs w:val="24"/>
          <w:vertAlign w:val="baseline"/>
          <w:lang w:val="en-GB"/>
        </w:rPr>
        <w:t xml:space="preserve">+   =   </w:t>
      </w:r>
      <w:r w:rsidRPr="00670B11">
        <w:rPr>
          <w:rFonts w:ascii="Times New Roman" w:hAnsi="Times New Roman"/>
          <w:position w:val="-30"/>
          <w:sz w:val="24"/>
          <w:szCs w:val="24"/>
          <w:vertAlign w:val="baseline"/>
          <w:lang w:val="en-GB"/>
        </w:rPr>
        <w:object w:dxaOrig="980" w:dyaOrig="740">
          <v:shape id="_x0000_i1036" type="#_x0000_t75" style="width:48.9pt;height:36.7pt" o:ole="" fillcolor="window">
            <v:imagedata r:id="rId46" o:title=""/>
          </v:shape>
          <o:OLEObject Type="Embed" ProgID="Equation.3" ShapeID="_x0000_i1036" DrawAspect="Content" ObjectID="_1538389667" r:id="rId47"/>
        </w:object>
      </w:r>
    </w:p>
    <w:p w:rsidR="00A16FE0" w:rsidRPr="00670B11" w:rsidRDefault="00A16FE0" w:rsidP="009C29CD">
      <w:pPr>
        <w:pStyle w:val="PlainText"/>
        <w:spacing w:line="360" w:lineRule="auto"/>
        <w:ind w:left="2160" w:hanging="720"/>
        <w:jc w:val="both"/>
        <w:rPr>
          <w:rFonts w:ascii="Times New Roman" w:hAnsi="Times New Roman"/>
          <w:sz w:val="24"/>
          <w:szCs w:val="24"/>
          <w:u w:val="single"/>
          <w:vertAlign w:val="baseline"/>
          <w:lang w:val="en-GB"/>
        </w:rPr>
      </w:pPr>
      <w:r w:rsidRPr="00670B11">
        <w:rPr>
          <w:rFonts w:ascii="Times New Roman" w:hAnsi="Times New Roman"/>
          <w:sz w:val="24"/>
          <w:szCs w:val="24"/>
          <w:vertAlign w:val="baseline"/>
          <w:lang w:val="en-GB"/>
        </w:rPr>
        <w:t>e.</w:t>
      </w:r>
      <w:r w:rsidRPr="00670B11">
        <w:rPr>
          <w:rFonts w:ascii="Times New Roman" w:hAnsi="Times New Roman"/>
          <w:sz w:val="24"/>
          <w:szCs w:val="24"/>
          <w:vertAlign w:val="baseline"/>
          <w:lang w:val="en-GB"/>
        </w:rPr>
        <w:tab/>
        <w:t>Calculate weight fraction of C</w:t>
      </w:r>
      <w:r w:rsidRPr="00670B11">
        <w:rPr>
          <w:rFonts w:ascii="Times New Roman" w:hAnsi="Times New Roman"/>
          <w:sz w:val="24"/>
          <w:szCs w:val="24"/>
          <w:lang w:val="en-GB"/>
        </w:rPr>
        <w:t>2</w:t>
      </w:r>
      <w:r w:rsidRPr="00670B11">
        <w:rPr>
          <w:rFonts w:ascii="Times New Roman" w:hAnsi="Times New Roman"/>
          <w:sz w:val="24"/>
          <w:szCs w:val="24"/>
          <w:vertAlign w:val="baseline"/>
          <w:lang w:val="en-GB"/>
        </w:rPr>
        <w:t>.in C</w:t>
      </w:r>
      <w:r w:rsidRPr="00670B11">
        <w:rPr>
          <w:rFonts w:ascii="Times New Roman" w:hAnsi="Times New Roman"/>
          <w:sz w:val="24"/>
          <w:szCs w:val="24"/>
          <w:lang w:val="en-GB"/>
        </w:rPr>
        <w:t>2</w:t>
      </w:r>
      <w:r w:rsidRPr="00670B11">
        <w:rPr>
          <w:rFonts w:ascii="Times New Roman" w:hAnsi="Times New Roman"/>
          <w:sz w:val="24"/>
          <w:szCs w:val="24"/>
          <w:vertAlign w:val="baseline"/>
          <w:lang w:val="en-GB"/>
        </w:rPr>
        <w:t xml:space="preserve">+   =   </w:t>
      </w:r>
      <w:r w:rsidRPr="00670B11">
        <w:rPr>
          <w:rFonts w:ascii="Times New Roman" w:hAnsi="Times New Roman"/>
          <w:position w:val="-32"/>
          <w:sz w:val="24"/>
          <w:szCs w:val="24"/>
          <w:vertAlign w:val="baseline"/>
          <w:lang w:val="en-GB"/>
        </w:rPr>
        <w:object w:dxaOrig="1040" w:dyaOrig="700">
          <v:shape id="_x0000_i1037" type="#_x0000_t75" style="width:52.3pt;height:35.3pt" o:ole="" fillcolor="window">
            <v:imagedata r:id="rId48" o:title=""/>
          </v:shape>
          <o:OLEObject Type="Embed" ProgID="Equation.3" ShapeID="_x0000_i1037" DrawAspect="Content" ObjectID="_1538389668" r:id="rId49"/>
        </w:object>
      </w:r>
    </w:p>
    <w:p w:rsidR="00A16FE0" w:rsidRPr="00670B11" w:rsidRDefault="00A16FE0" w:rsidP="009C29CD">
      <w:pPr>
        <w:pStyle w:val="PlainText"/>
        <w:spacing w:line="360" w:lineRule="auto"/>
        <w:ind w:left="2160" w:hanging="720"/>
        <w:jc w:val="both"/>
        <w:rPr>
          <w:rFonts w:ascii="Times New Roman" w:hAnsi="Times New Roman"/>
          <w:sz w:val="24"/>
          <w:szCs w:val="24"/>
          <w:u w:val="single"/>
          <w:vertAlign w:val="baseline"/>
          <w:lang w:val="en-GB"/>
        </w:rPr>
      </w:pPr>
    </w:p>
    <w:p w:rsidR="00A16FE0" w:rsidRPr="00670B11" w:rsidRDefault="00A16FE0" w:rsidP="009C29CD">
      <w:pPr>
        <w:pStyle w:val="PlainText"/>
        <w:spacing w:line="360" w:lineRule="auto"/>
        <w:ind w:left="720" w:firstLine="720"/>
        <w:jc w:val="both"/>
        <w:rPr>
          <w:rFonts w:ascii="Times New Roman" w:hAnsi="Times New Roman"/>
          <w:sz w:val="24"/>
          <w:szCs w:val="24"/>
          <w:vertAlign w:val="baseline"/>
          <w:lang w:val="nl-NL"/>
        </w:rPr>
      </w:pPr>
      <w:r w:rsidRPr="00670B11">
        <w:rPr>
          <w:rFonts w:ascii="Times New Roman" w:hAnsi="Times New Roman"/>
          <w:sz w:val="24"/>
          <w:szCs w:val="24"/>
          <w:vertAlign w:val="baseline"/>
          <w:lang w:val="en-GB"/>
        </w:rPr>
        <w:t>f.</w:t>
      </w:r>
      <w:r w:rsidRPr="00670B11">
        <w:rPr>
          <w:rFonts w:ascii="Times New Roman" w:hAnsi="Times New Roman"/>
          <w:sz w:val="24"/>
          <w:szCs w:val="24"/>
          <w:vertAlign w:val="baseline"/>
          <w:lang w:val="en-GB"/>
        </w:rPr>
        <w:tab/>
        <w:t>Calculate weight fraction of methane C</w:t>
      </w:r>
      <w:r w:rsidRPr="00670B11">
        <w:rPr>
          <w:rFonts w:ascii="Times New Roman" w:hAnsi="Times New Roman"/>
          <w:sz w:val="24"/>
          <w:szCs w:val="24"/>
          <w:lang w:val="en-GB"/>
        </w:rPr>
        <w:t>1</w:t>
      </w:r>
      <w:r w:rsidRPr="00670B11">
        <w:rPr>
          <w:rFonts w:ascii="Times New Roman" w:hAnsi="Times New Roman"/>
          <w:sz w:val="24"/>
          <w:szCs w:val="24"/>
          <w:vertAlign w:val="baseline"/>
          <w:lang w:val="en-GB"/>
        </w:rPr>
        <w:t xml:space="preserve">.   </w:t>
      </w:r>
      <w:r w:rsidRPr="00670B11">
        <w:rPr>
          <w:rFonts w:ascii="Times New Roman" w:hAnsi="Times New Roman"/>
          <w:sz w:val="24"/>
          <w:szCs w:val="24"/>
          <w:vertAlign w:val="baseline"/>
          <w:lang w:val="nl-NL"/>
        </w:rPr>
        <w:t xml:space="preserve">=  </w:t>
      </w:r>
      <w:r w:rsidRPr="00670B11">
        <w:rPr>
          <w:rFonts w:ascii="Times New Roman" w:hAnsi="Times New Roman"/>
          <w:sz w:val="24"/>
          <w:szCs w:val="24"/>
          <w:u w:val="single"/>
          <w:vertAlign w:val="baseline"/>
          <w:lang w:val="nl-NL"/>
        </w:rPr>
        <w:t xml:space="preserve">  Xc</w:t>
      </w:r>
      <w:r w:rsidRPr="00670B11">
        <w:rPr>
          <w:rFonts w:ascii="Times New Roman" w:hAnsi="Times New Roman"/>
          <w:sz w:val="24"/>
          <w:szCs w:val="24"/>
          <w:u w:val="single"/>
          <w:lang w:val="nl-NL"/>
        </w:rPr>
        <w:t>1</w:t>
      </w:r>
      <w:r w:rsidRPr="00670B11">
        <w:rPr>
          <w:rFonts w:ascii="Times New Roman" w:hAnsi="Times New Roman"/>
          <w:sz w:val="24"/>
          <w:szCs w:val="24"/>
          <w:u w:val="single"/>
          <w:vertAlign w:val="baseline"/>
          <w:lang w:val="nl-NL"/>
        </w:rPr>
        <w:t>. Mc</w:t>
      </w:r>
      <w:r w:rsidRPr="00670B11">
        <w:rPr>
          <w:rFonts w:ascii="Times New Roman" w:hAnsi="Times New Roman"/>
          <w:sz w:val="24"/>
          <w:szCs w:val="24"/>
          <w:u w:val="single"/>
          <w:lang w:val="nl-NL"/>
        </w:rPr>
        <w:t xml:space="preserve">1  </w:t>
      </w:r>
    </w:p>
    <w:p w:rsidR="00A16FE0" w:rsidRPr="00670B11" w:rsidRDefault="00A16FE0" w:rsidP="009C29CD">
      <w:pPr>
        <w:pStyle w:val="PlainText"/>
        <w:spacing w:line="360" w:lineRule="auto"/>
        <w:ind w:left="5760" w:firstLine="720"/>
        <w:jc w:val="both"/>
        <w:rPr>
          <w:rFonts w:ascii="Times New Roman" w:hAnsi="Times New Roman"/>
          <w:sz w:val="24"/>
          <w:szCs w:val="24"/>
          <w:vertAlign w:val="baseline"/>
          <w:lang w:val="nl-NL"/>
        </w:rPr>
      </w:pPr>
      <w:r w:rsidRPr="00670B11">
        <w:rPr>
          <w:rFonts w:ascii="Times New Roman" w:hAnsi="Times New Roman"/>
          <w:sz w:val="24"/>
          <w:szCs w:val="24"/>
          <w:vertAlign w:val="baseline"/>
          <w:lang w:val="nl-NL"/>
        </w:rPr>
        <w:t xml:space="preserve">       M</w:t>
      </w:r>
      <w:r w:rsidRPr="00670B11">
        <w:rPr>
          <w:rFonts w:ascii="Times New Roman" w:hAnsi="Times New Roman"/>
          <w:sz w:val="24"/>
          <w:szCs w:val="24"/>
          <w:lang w:val="nl-NL"/>
        </w:rPr>
        <w:t>ST</w:t>
      </w:r>
      <w:r w:rsidRPr="00670B11">
        <w:rPr>
          <w:rFonts w:ascii="Times New Roman" w:hAnsi="Times New Roman"/>
          <w:sz w:val="24"/>
          <w:szCs w:val="24"/>
          <w:lang w:val="nl-NL"/>
        </w:rPr>
        <w:tab/>
      </w:r>
    </w:p>
    <w:p w:rsidR="00A16FE0" w:rsidRPr="00670B11" w:rsidRDefault="00A16FE0" w:rsidP="009C29CD">
      <w:pPr>
        <w:pStyle w:val="PlainText"/>
        <w:spacing w:line="360" w:lineRule="auto"/>
        <w:ind w:left="2160" w:hanging="72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g.</w:t>
      </w:r>
      <w:r w:rsidRPr="00670B11">
        <w:rPr>
          <w:rFonts w:ascii="Times New Roman" w:hAnsi="Times New Roman"/>
          <w:sz w:val="24"/>
          <w:szCs w:val="24"/>
          <w:vertAlign w:val="baseline"/>
          <w:lang w:val="en-GB"/>
        </w:rPr>
        <w:tab/>
      </w:r>
      <w:r>
        <w:rPr>
          <w:rFonts w:ascii="Times New Roman" w:hAnsi="Times New Roman"/>
          <w:sz w:val="24"/>
          <w:szCs w:val="24"/>
          <w:vertAlign w:val="baseline"/>
          <w:lang w:val="en-GB"/>
        </w:rPr>
        <w:t>D</w:t>
      </w:r>
      <w:r w:rsidRPr="00670B11">
        <w:rPr>
          <w:rFonts w:ascii="Times New Roman" w:hAnsi="Times New Roman"/>
          <w:sz w:val="24"/>
          <w:szCs w:val="24"/>
          <w:vertAlign w:val="baseline"/>
          <w:lang w:val="en-GB"/>
        </w:rPr>
        <w:t>etermine stock tank oil density with d and f above.</w:t>
      </w:r>
    </w:p>
    <w:p w:rsidR="00A16FE0" w:rsidRPr="00670B11" w:rsidRDefault="00A16FE0" w:rsidP="009C29CD">
      <w:pPr>
        <w:pStyle w:val="PlainText"/>
        <w:spacing w:line="360" w:lineRule="auto"/>
        <w:ind w:left="720" w:firstLine="720"/>
        <w:jc w:val="both"/>
        <w:rPr>
          <w:rFonts w:ascii="Times New Roman" w:hAnsi="Times New Roman"/>
          <w:sz w:val="24"/>
          <w:szCs w:val="24"/>
          <w:vertAlign w:val="baseline"/>
          <w:lang w:val="en-GB"/>
        </w:rPr>
      </w:pPr>
      <w:r w:rsidRPr="00670B11">
        <w:rPr>
          <w:rFonts w:ascii="Times New Roman" w:hAnsi="Times New Roman"/>
          <w:sz w:val="24"/>
          <w:szCs w:val="24"/>
          <w:vertAlign w:val="baseline"/>
          <w:lang w:val="en-GB"/>
        </w:rPr>
        <w:t>h.</w:t>
      </w:r>
      <w:r w:rsidRPr="00670B11">
        <w:rPr>
          <w:rFonts w:ascii="Times New Roman" w:hAnsi="Times New Roman"/>
          <w:sz w:val="24"/>
          <w:szCs w:val="24"/>
          <w:vertAlign w:val="baseline"/>
          <w:lang w:val="en-GB"/>
        </w:rPr>
        <w:tab/>
        <w:t xml:space="preserve">Calculate oil specific gravity        </w:t>
      </w:r>
      <w:r w:rsidRPr="00670B11">
        <w:rPr>
          <w:rFonts w:ascii="Times New Roman" w:hAnsi="Times New Roman"/>
          <w:sz w:val="24"/>
          <w:szCs w:val="24"/>
          <w:vertAlign w:val="baseline"/>
          <w:lang w:val="en-GB"/>
        </w:rPr>
        <w:sym w:font="Symbol" w:char="F067"/>
      </w:r>
      <w:r w:rsidRPr="00670B11">
        <w:rPr>
          <w:rFonts w:ascii="Times New Roman" w:hAnsi="Times New Roman"/>
          <w:sz w:val="24"/>
          <w:szCs w:val="24"/>
          <w:lang w:val="en-GB"/>
        </w:rPr>
        <w:t>o</w:t>
      </w:r>
      <w:proofErr w:type="gramStart"/>
      <w:r w:rsidRPr="00670B11">
        <w:rPr>
          <w:rFonts w:ascii="Times New Roman" w:hAnsi="Times New Roman"/>
          <w:sz w:val="24"/>
          <w:szCs w:val="24"/>
          <w:vertAlign w:val="baseline"/>
          <w:lang w:val="en-GB"/>
        </w:rPr>
        <w:t>.=</w:t>
      </w:r>
      <w:proofErr w:type="gramEnd"/>
      <w:r w:rsidRPr="00670B11">
        <w:rPr>
          <w:rFonts w:ascii="Times New Roman" w:hAnsi="Times New Roman"/>
          <w:position w:val="-24"/>
          <w:sz w:val="24"/>
          <w:szCs w:val="24"/>
          <w:u w:val="single"/>
          <w:vertAlign w:val="baseline"/>
          <w:lang w:val="en-GB"/>
        </w:rPr>
        <w:object w:dxaOrig="580" w:dyaOrig="660">
          <v:shape id="_x0000_i1038" type="#_x0000_t75" style="width:29.2pt;height:33.3pt" o:ole="" fillcolor="window">
            <v:imagedata r:id="rId50" o:title=""/>
          </v:shape>
          <o:OLEObject Type="Embed" ProgID="Equation.3" ShapeID="_x0000_i1038" DrawAspect="Content" ObjectID="_1538389669" r:id="rId51"/>
        </w:object>
      </w:r>
    </w:p>
    <w:p w:rsidR="00A16FE0" w:rsidRPr="00670B11" w:rsidRDefault="00A16FE0" w:rsidP="009C29CD">
      <w:pPr>
        <w:pStyle w:val="PlainText"/>
        <w:spacing w:line="360" w:lineRule="auto"/>
        <w:ind w:left="720" w:firstLine="720"/>
        <w:jc w:val="both"/>
        <w:rPr>
          <w:rFonts w:ascii="Times New Roman" w:hAnsi="Times New Roman"/>
          <w:sz w:val="24"/>
          <w:szCs w:val="24"/>
          <w:vertAlign w:val="baseline"/>
          <w:lang w:val="en-GB"/>
        </w:rPr>
      </w:pPr>
      <w:proofErr w:type="spellStart"/>
      <w:r w:rsidRPr="00670B11">
        <w:rPr>
          <w:rFonts w:ascii="Times New Roman" w:hAnsi="Times New Roman"/>
          <w:sz w:val="24"/>
          <w:szCs w:val="24"/>
          <w:vertAlign w:val="baseline"/>
          <w:lang w:val="en-GB"/>
        </w:rPr>
        <w:t>i</w:t>
      </w:r>
      <w:proofErr w:type="spellEnd"/>
      <w:r w:rsidRPr="00670B11">
        <w:rPr>
          <w:rFonts w:ascii="Times New Roman" w:hAnsi="Times New Roman"/>
          <w:sz w:val="24"/>
          <w:szCs w:val="24"/>
          <w:vertAlign w:val="baseline"/>
          <w:lang w:val="en-GB"/>
        </w:rPr>
        <w:t>.</w:t>
      </w:r>
      <w:r w:rsidRPr="00670B11">
        <w:rPr>
          <w:rFonts w:ascii="Times New Roman" w:hAnsi="Times New Roman"/>
          <w:sz w:val="24"/>
          <w:szCs w:val="24"/>
          <w:vertAlign w:val="baseline"/>
          <w:lang w:val="en-GB"/>
        </w:rPr>
        <w:tab/>
        <w:t>Calculate stock tank oil API</w:t>
      </w:r>
    </w:p>
    <w:p w:rsidR="00A16FE0" w:rsidRPr="00670B11" w:rsidRDefault="00A16FE0" w:rsidP="009C29CD">
      <w:pPr>
        <w:pStyle w:val="PlainText"/>
        <w:spacing w:line="360" w:lineRule="auto"/>
        <w:ind w:left="1440" w:firstLine="720"/>
        <w:jc w:val="both"/>
        <w:rPr>
          <w:rFonts w:ascii="Times New Roman" w:hAnsi="Times New Roman"/>
          <w:sz w:val="24"/>
          <w:szCs w:val="24"/>
          <w:vertAlign w:val="baseline"/>
          <w:lang w:val="pt-PT"/>
        </w:rPr>
      </w:pPr>
      <w:r w:rsidRPr="00670B11">
        <w:rPr>
          <w:rFonts w:ascii="Times New Roman" w:hAnsi="Times New Roman"/>
          <w:sz w:val="24"/>
          <w:szCs w:val="24"/>
          <w:vertAlign w:val="superscript"/>
          <w:lang w:val="pt-PT"/>
        </w:rPr>
        <w:t>0</w:t>
      </w:r>
      <w:r w:rsidRPr="00670B11">
        <w:rPr>
          <w:rFonts w:ascii="Times New Roman" w:hAnsi="Times New Roman"/>
          <w:sz w:val="24"/>
          <w:szCs w:val="24"/>
          <w:vertAlign w:val="baseline"/>
          <w:lang w:val="pt-PT"/>
        </w:rPr>
        <w:t xml:space="preserve"> API   =    </w:t>
      </w:r>
      <w:r w:rsidRPr="00670B11">
        <w:rPr>
          <w:rFonts w:ascii="Times New Roman" w:hAnsi="Times New Roman"/>
          <w:sz w:val="24"/>
          <w:szCs w:val="24"/>
          <w:u w:val="single"/>
          <w:vertAlign w:val="baseline"/>
          <w:lang w:val="pt-PT"/>
        </w:rPr>
        <w:t xml:space="preserve"> 141.5 </w:t>
      </w:r>
      <w:r w:rsidRPr="00670B11">
        <w:rPr>
          <w:rFonts w:ascii="Times New Roman" w:hAnsi="Times New Roman"/>
          <w:sz w:val="24"/>
          <w:szCs w:val="24"/>
          <w:vertAlign w:val="baseline"/>
          <w:lang w:val="pt-PT"/>
        </w:rPr>
        <w:t xml:space="preserve">   - 131.5</w:t>
      </w:r>
    </w:p>
    <w:p w:rsidR="00A16FE0" w:rsidRPr="00670B11" w:rsidRDefault="00A16FE0" w:rsidP="009C29CD">
      <w:pPr>
        <w:pStyle w:val="PlainText"/>
        <w:spacing w:line="360" w:lineRule="auto"/>
        <w:ind w:left="1440" w:firstLine="720"/>
        <w:jc w:val="both"/>
        <w:rPr>
          <w:rFonts w:ascii="Times New Roman" w:hAnsi="Times New Roman"/>
          <w:sz w:val="24"/>
          <w:szCs w:val="24"/>
          <w:lang w:val="pt-PT"/>
        </w:rPr>
      </w:pPr>
      <w:r w:rsidRPr="00670B11">
        <w:rPr>
          <w:rFonts w:ascii="Times New Roman" w:hAnsi="Times New Roman"/>
          <w:sz w:val="24"/>
          <w:szCs w:val="24"/>
          <w:vertAlign w:val="baseline"/>
          <w:lang w:val="en-GB"/>
        </w:rPr>
        <w:lastRenderedPageBreak/>
        <w:sym w:font="Symbol" w:char="F067"/>
      </w:r>
      <w:r w:rsidRPr="00670B11">
        <w:rPr>
          <w:rFonts w:ascii="Times New Roman" w:hAnsi="Times New Roman"/>
          <w:sz w:val="24"/>
          <w:szCs w:val="24"/>
          <w:lang w:val="pt-PT"/>
        </w:rPr>
        <w:t>STO</w:t>
      </w:r>
    </w:p>
    <w:p w:rsidR="00A16FE0" w:rsidRPr="00670B11" w:rsidRDefault="00A16FE0" w:rsidP="009C29CD">
      <w:pPr>
        <w:pStyle w:val="PlainText"/>
        <w:spacing w:line="360" w:lineRule="auto"/>
        <w:ind w:left="1440" w:firstLine="720"/>
        <w:jc w:val="both"/>
        <w:rPr>
          <w:rFonts w:ascii="Times New Roman" w:hAnsi="Times New Roman"/>
          <w:sz w:val="24"/>
          <w:szCs w:val="24"/>
          <w:lang w:val="pt-PT"/>
        </w:rPr>
      </w:pPr>
    </w:p>
    <w:p w:rsidR="00A16FE0" w:rsidRPr="00670B11" w:rsidRDefault="00A16FE0" w:rsidP="009C29CD">
      <w:pPr>
        <w:pStyle w:val="PlainText"/>
        <w:spacing w:line="360" w:lineRule="auto"/>
        <w:ind w:left="1440" w:firstLine="720"/>
        <w:jc w:val="both"/>
        <w:rPr>
          <w:rFonts w:ascii="Times New Roman" w:hAnsi="Times New Roman"/>
          <w:sz w:val="24"/>
          <w:szCs w:val="24"/>
          <w:lang w:val="pt-PT"/>
        </w:rPr>
      </w:pPr>
    </w:p>
    <w:p w:rsidR="00A16FE0" w:rsidRPr="00670B11" w:rsidRDefault="00A16FE0" w:rsidP="009C29CD">
      <w:pPr>
        <w:pStyle w:val="PlainText"/>
        <w:spacing w:line="360" w:lineRule="auto"/>
        <w:ind w:left="1440" w:firstLine="720"/>
        <w:jc w:val="both"/>
        <w:rPr>
          <w:rFonts w:ascii="Times New Roman" w:hAnsi="Times New Roman"/>
          <w:sz w:val="24"/>
          <w:szCs w:val="24"/>
          <w:vertAlign w:val="baseline"/>
          <w:lang w:val="pt-PT"/>
        </w:rPr>
      </w:pPr>
    </w:p>
    <w:p w:rsidR="00A16FE0" w:rsidRPr="00670B11" w:rsidRDefault="00A16FE0" w:rsidP="009C29CD">
      <w:pPr>
        <w:pStyle w:val="PlainText"/>
        <w:spacing w:line="360" w:lineRule="auto"/>
        <w:ind w:left="720" w:firstLine="720"/>
        <w:jc w:val="both"/>
        <w:rPr>
          <w:rFonts w:ascii="Times New Roman" w:hAnsi="Times New Roman"/>
          <w:b/>
          <w:sz w:val="24"/>
          <w:szCs w:val="24"/>
          <w:vertAlign w:val="baseline"/>
          <w:lang w:val="pt-PT"/>
        </w:rPr>
      </w:pPr>
      <w:r w:rsidRPr="00670B11">
        <w:rPr>
          <w:rFonts w:ascii="Times New Roman" w:hAnsi="Times New Roman"/>
          <w:b/>
          <w:sz w:val="24"/>
          <w:szCs w:val="24"/>
          <w:vertAlign w:val="baseline"/>
          <w:lang w:val="pt-PT"/>
        </w:rPr>
        <w:t>j.</w:t>
      </w:r>
      <w:r w:rsidRPr="00670B11">
        <w:rPr>
          <w:rFonts w:ascii="Times New Roman" w:hAnsi="Times New Roman"/>
          <w:b/>
          <w:sz w:val="24"/>
          <w:szCs w:val="24"/>
          <w:vertAlign w:val="baseline"/>
          <w:lang w:val="pt-PT"/>
        </w:rPr>
        <w:tab/>
        <w:t>Calculate GOR(R)</w:t>
      </w:r>
    </w:p>
    <w:p w:rsidR="00A16FE0" w:rsidRPr="00670B11" w:rsidRDefault="00A16FE0" w:rsidP="009C29CD">
      <w:pPr>
        <w:pStyle w:val="PlainText"/>
        <w:spacing w:line="360" w:lineRule="auto"/>
        <w:ind w:left="1440" w:firstLine="720"/>
        <w:jc w:val="both"/>
        <w:rPr>
          <w:rFonts w:ascii="Times New Roman" w:hAnsi="Times New Roman"/>
          <w:sz w:val="24"/>
          <w:szCs w:val="24"/>
        </w:rPr>
      </w:pPr>
      <w:r w:rsidRPr="00670B11">
        <w:rPr>
          <w:rFonts w:ascii="Times New Roman" w:hAnsi="Times New Roman"/>
          <w:sz w:val="24"/>
          <w:szCs w:val="24"/>
        </w:rPr>
        <w:t xml:space="preserve">RSP    =  </w:t>
      </w:r>
      <w:r w:rsidRPr="00670B11">
        <w:rPr>
          <w:rFonts w:ascii="Times New Roman" w:hAnsi="Times New Roman"/>
          <w:position w:val="-32"/>
          <w:sz w:val="24"/>
          <w:szCs w:val="24"/>
          <w:u w:val="single"/>
          <w:lang w:val="en-GB"/>
        </w:rPr>
        <w:object w:dxaOrig="1660" w:dyaOrig="780">
          <v:shape id="_x0000_i1039" type="#_x0000_t75" style="width:82.2pt;height:38.7pt" o:ole="" fillcolor="window">
            <v:imagedata r:id="rId52" o:title=""/>
          </v:shape>
          <o:OLEObject Type="Embed" ProgID="Equation.3" ShapeID="_x0000_i1039" DrawAspect="Content" ObjectID="_1538389670" r:id="rId53"/>
        </w:object>
      </w:r>
    </w:p>
    <w:p w:rsidR="00A16FE0" w:rsidRPr="00670B11" w:rsidRDefault="00A16FE0" w:rsidP="009C29CD">
      <w:pPr>
        <w:spacing w:line="360" w:lineRule="auto"/>
        <w:ind w:left="2160"/>
        <w:jc w:val="both"/>
        <w:rPr>
          <w:rFonts w:ascii="Times New Roman" w:hAnsi="Times New Roman" w:cs="Times New Roman"/>
          <w:sz w:val="24"/>
          <w:szCs w:val="24"/>
        </w:rPr>
      </w:pPr>
      <w:r w:rsidRPr="00670B11">
        <w:rPr>
          <w:rFonts w:ascii="Times New Roman" w:hAnsi="Times New Roman" w:cs="Times New Roman"/>
          <w:sz w:val="24"/>
          <w:szCs w:val="24"/>
        </w:rPr>
        <w:t>If more than just two separation stages, then calculate RSP for SP2</w:t>
      </w:r>
    </w:p>
    <w:p w:rsidR="00A16FE0" w:rsidRPr="00670B11" w:rsidRDefault="00A16FE0" w:rsidP="009C29CD">
      <w:pPr>
        <w:spacing w:line="360" w:lineRule="auto"/>
        <w:ind w:left="1440" w:firstLine="720"/>
        <w:jc w:val="both"/>
        <w:rPr>
          <w:rFonts w:ascii="Times New Roman" w:hAnsi="Times New Roman" w:cs="Times New Roman"/>
          <w:sz w:val="24"/>
          <w:szCs w:val="24"/>
        </w:rPr>
      </w:pPr>
      <w:proofErr w:type="gramStart"/>
      <w:r w:rsidRPr="00670B11">
        <w:rPr>
          <w:rFonts w:ascii="Times New Roman" w:hAnsi="Times New Roman" w:cs="Times New Roman"/>
          <w:sz w:val="24"/>
          <w:szCs w:val="24"/>
        </w:rPr>
        <w:t>RSP2  =</w:t>
      </w:r>
      <w:proofErr w:type="gramEnd"/>
      <w:r w:rsidRPr="00670B11">
        <w:rPr>
          <w:rFonts w:ascii="Times New Roman" w:hAnsi="Times New Roman" w:cs="Times New Roman"/>
          <w:position w:val="-32"/>
          <w:sz w:val="24"/>
          <w:szCs w:val="24"/>
          <w:u w:val="single"/>
        </w:rPr>
        <w:object w:dxaOrig="1700" w:dyaOrig="780">
          <v:shape id="_x0000_i1040" type="#_x0000_t75" style="width:84.9pt;height:38.7pt" o:ole="" fillcolor="window">
            <v:imagedata r:id="rId54" o:title=""/>
          </v:shape>
          <o:OLEObject Type="Embed" ProgID="Equation.3" ShapeID="_x0000_i1040" DrawAspect="Content" ObjectID="_1538389671" r:id="rId55"/>
        </w:object>
      </w:r>
      <w:r w:rsidRPr="00670B11">
        <w:rPr>
          <w:rFonts w:ascii="Times New Roman" w:hAnsi="Times New Roman" w:cs="Times New Roman"/>
          <w:sz w:val="24"/>
          <w:szCs w:val="24"/>
        </w:rPr>
        <w:t>and so on.</w:t>
      </w:r>
    </w:p>
    <w:p w:rsidR="00A16FE0" w:rsidRPr="00670B11" w:rsidRDefault="00A16FE0" w:rsidP="009C29CD">
      <w:pPr>
        <w:spacing w:line="360" w:lineRule="auto"/>
        <w:jc w:val="both"/>
        <w:rPr>
          <w:rFonts w:ascii="Times New Roman" w:hAnsi="Times New Roman" w:cs="Times New Roman"/>
          <w:sz w:val="24"/>
          <w:szCs w:val="24"/>
        </w:rPr>
      </w:pPr>
    </w:p>
    <w:p w:rsidR="00A16FE0" w:rsidRPr="00670B11" w:rsidRDefault="00A16FE0" w:rsidP="009C29CD">
      <w:pPr>
        <w:spacing w:line="360" w:lineRule="auto"/>
        <w:ind w:left="1440"/>
        <w:jc w:val="both"/>
        <w:rPr>
          <w:rFonts w:ascii="Times New Roman" w:hAnsi="Times New Roman" w:cs="Times New Roman"/>
          <w:sz w:val="24"/>
          <w:szCs w:val="24"/>
        </w:rPr>
      </w:pPr>
      <w:r w:rsidRPr="00670B11">
        <w:rPr>
          <w:rFonts w:ascii="Times New Roman" w:hAnsi="Times New Roman" w:cs="Times New Roman"/>
          <w:sz w:val="24"/>
          <w:szCs w:val="24"/>
        </w:rPr>
        <w:t>k.</w:t>
      </w:r>
      <w:r w:rsidRPr="00670B11">
        <w:rPr>
          <w:rFonts w:ascii="Times New Roman" w:hAnsi="Times New Roman" w:cs="Times New Roman"/>
          <w:sz w:val="24"/>
          <w:szCs w:val="24"/>
        </w:rPr>
        <w:tab/>
        <w:t xml:space="preserve">Calculate stock tank </w:t>
      </w:r>
      <w:proofErr w:type="gramStart"/>
      <w:r w:rsidRPr="00670B11">
        <w:rPr>
          <w:rFonts w:ascii="Times New Roman" w:hAnsi="Times New Roman" w:cs="Times New Roman"/>
          <w:sz w:val="24"/>
          <w:szCs w:val="24"/>
        </w:rPr>
        <w:t>GOR(</w:t>
      </w:r>
      <w:proofErr w:type="gramEnd"/>
      <w:r w:rsidRPr="00670B11">
        <w:rPr>
          <w:rFonts w:ascii="Times New Roman" w:hAnsi="Times New Roman" w:cs="Times New Roman"/>
          <w:sz w:val="24"/>
          <w:szCs w:val="24"/>
        </w:rPr>
        <w:t>RST)</w:t>
      </w:r>
    </w:p>
    <w:p w:rsidR="00A16FE0" w:rsidRPr="00670B11" w:rsidRDefault="00A16FE0" w:rsidP="009C29CD">
      <w:pPr>
        <w:spacing w:line="360" w:lineRule="auto"/>
        <w:ind w:left="1440" w:firstLine="720"/>
        <w:jc w:val="both"/>
        <w:rPr>
          <w:rFonts w:ascii="Times New Roman" w:hAnsi="Times New Roman" w:cs="Times New Roman"/>
          <w:sz w:val="24"/>
          <w:szCs w:val="24"/>
          <w:u w:val="single"/>
        </w:rPr>
      </w:pPr>
      <w:proofErr w:type="gramStart"/>
      <w:r w:rsidRPr="00670B11">
        <w:rPr>
          <w:rFonts w:ascii="Times New Roman" w:hAnsi="Times New Roman" w:cs="Times New Roman"/>
          <w:sz w:val="24"/>
          <w:szCs w:val="24"/>
        </w:rPr>
        <w:t>RST  =</w:t>
      </w:r>
      <w:proofErr w:type="gramEnd"/>
      <w:r w:rsidRPr="00670B11">
        <w:rPr>
          <w:rFonts w:ascii="Times New Roman" w:hAnsi="Times New Roman" w:cs="Times New Roman"/>
          <w:position w:val="-32"/>
          <w:sz w:val="24"/>
          <w:szCs w:val="24"/>
          <w:u w:val="single"/>
        </w:rPr>
        <w:object w:dxaOrig="1700" w:dyaOrig="780">
          <v:shape id="_x0000_i1041" type="#_x0000_t75" style="width:84.9pt;height:38.7pt" o:ole="" fillcolor="window">
            <v:imagedata r:id="rId56" o:title=""/>
          </v:shape>
          <o:OLEObject Type="Embed" ProgID="Equation.3" ShapeID="_x0000_i1041" DrawAspect="Content" ObjectID="_1538389672" r:id="rId57"/>
        </w:object>
      </w:r>
    </w:p>
    <w:p w:rsidR="00A16FE0" w:rsidRPr="00670B11" w:rsidRDefault="00A16FE0" w:rsidP="009C29CD">
      <w:pPr>
        <w:spacing w:line="360" w:lineRule="auto"/>
        <w:ind w:left="1440"/>
        <w:jc w:val="both"/>
        <w:rPr>
          <w:rFonts w:ascii="Times New Roman" w:hAnsi="Times New Roman" w:cs="Times New Roman"/>
          <w:sz w:val="24"/>
          <w:szCs w:val="24"/>
        </w:rPr>
      </w:pPr>
    </w:p>
    <w:p w:rsidR="00A16FE0" w:rsidRPr="00670B11" w:rsidRDefault="00A16FE0" w:rsidP="009C29CD">
      <w:pPr>
        <w:spacing w:line="360" w:lineRule="auto"/>
        <w:ind w:left="1440"/>
        <w:jc w:val="both"/>
        <w:rPr>
          <w:rFonts w:ascii="Times New Roman" w:hAnsi="Times New Roman" w:cs="Times New Roman"/>
          <w:sz w:val="24"/>
          <w:szCs w:val="24"/>
        </w:rPr>
      </w:pPr>
      <w:r w:rsidRPr="00670B11">
        <w:rPr>
          <w:rFonts w:ascii="Times New Roman" w:hAnsi="Times New Roman" w:cs="Times New Roman"/>
          <w:sz w:val="24"/>
          <w:szCs w:val="24"/>
        </w:rPr>
        <w:t xml:space="preserve"> For more number of stages   </w:t>
      </w:r>
      <w:r w:rsidRPr="00670B11">
        <w:rPr>
          <w:rFonts w:ascii="Times New Roman" w:hAnsi="Times New Roman" w:cs="Times New Roman"/>
          <w:position w:val="-14"/>
          <w:sz w:val="24"/>
          <w:szCs w:val="24"/>
        </w:rPr>
        <w:object w:dxaOrig="420" w:dyaOrig="420">
          <v:shape id="_x0000_i1042" type="#_x0000_t75" style="width:21.05pt;height:21.05pt" o:ole="" fillcolor="window">
            <v:imagedata r:id="rId58" o:title=""/>
          </v:shape>
          <o:OLEObject Type="Embed" ProgID="Equation.3" ShapeID="_x0000_i1042" DrawAspect="Content" ObjectID="_1538389673" r:id="rId59"/>
        </w:object>
      </w:r>
      <w:r w:rsidRPr="00670B11">
        <w:rPr>
          <w:rFonts w:ascii="Times New Roman" w:hAnsi="Times New Roman" w:cs="Times New Roman"/>
          <w:sz w:val="24"/>
          <w:szCs w:val="24"/>
        </w:rPr>
        <w:t xml:space="preserve"> should be   </w:t>
      </w:r>
      <w:r w:rsidRPr="00670B11">
        <w:rPr>
          <w:rFonts w:ascii="Times New Roman" w:hAnsi="Times New Roman" w:cs="Times New Roman"/>
          <w:position w:val="-14"/>
          <w:sz w:val="24"/>
          <w:szCs w:val="24"/>
        </w:rPr>
        <w:object w:dxaOrig="600" w:dyaOrig="420">
          <v:shape id="_x0000_i1043" type="#_x0000_t75" style="width:29.9pt;height:21.05pt" o:ole="" fillcolor="window">
            <v:imagedata r:id="rId60" o:title=""/>
          </v:shape>
          <o:OLEObject Type="Embed" ProgID="Equation.3" ShapeID="_x0000_i1043" DrawAspect="Content" ObjectID="_1538389674" r:id="rId61"/>
        </w:object>
      </w:r>
      <w:r w:rsidRPr="00670B11">
        <w:rPr>
          <w:rFonts w:ascii="Times New Roman" w:hAnsi="Times New Roman" w:cs="Times New Roman"/>
          <w:sz w:val="24"/>
          <w:szCs w:val="24"/>
        </w:rPr>
        <w:t xml:space="preserve"> where n = number of stages.</w:t>
      </w:r>
    </w:p>
    <w:p w:rsidR="00A16FE0" w:rsidRPr="00670B11" w:rsidRDefault="00A16FE0" w:rsidP="009C29CD">
      <w:pPr>
        <w:spacing w:line="360" w:lineRule="auto"/>
        <w:ind w:left="720"/>
        <w:jc w:val="both"/>
        <w:rPr>
          <w:rFonts w:ascii="Times New Roman" w:hAnsi="Times New Roman" w:cs="Times New Roman"/>
          <w:sz w:val="24"/>
          <w:szCs w:val="24"/>
        </w:rPr>
      </w:pPr>
    </w:p>
    <w:p w:rsidR="00A16FE0" w:rsidRPr="00670B11" w:rsidRDefault="00A16FE0" w:rsidP="009C29CD">
      <w:pPr>
        <w:spacing w:line="360" w:lineRule="auto"/>
        <w:ind w:left="720" w:firstLine="720"/>
        <w:jc w:val="both"/>
        <w:rPr>
          <w:rFonts w:ascii="Times New Roman" w:hAnsi="Times New Roman" w:cs="Times New Roman"/>
          <w:sz w:val="24"/>
          <w:szCs w:val="24"/>
          <w:lang w:val="pt-PT"/>
        </w:rPr>
      </w:pPr>
      <w:r w:rsidRPr="00670B11">
        <w:rPr>
          <w:rFonts w:ascii="Times New Roman" w:hAnsi="Times New Roman" w:cs="Times New Roman"/>
          <w:sz w:val="24"/>
          <w:szCs w:val="24"/>
          <w:lang w:val="pt-PT"/>
        </w:rPr>
        <w:t>l.</w:t>
      </w:r>
      <w:r w:rsidRPr="00670B11">
        <w:rPr>
          <w:rFonts w:ascii="Times New Roman" w:hAnsi="Times New Roman" w:cs="Times New Roman"/>
          <w:sz w:val="24"/>
          <w:szCs w:val="24"/>
          <w:lang w:val="pt-PT"/>
        </w:rPr>
        <w:tab/>
        <w:t>Calculate total GOR (RT)</w:t>
      </w:r>
    </w:p>
    <w:p w:rsidR="00A16FE0" w:rsidRPr="00670B11" w:rsidRDefault="00A16FE0" w:rsidP="009C29CD">
      <w:pPr>
        <w:spacing w:line="360" w:lineRule="auto"/>
        <w:ind w:left="2160"/>
        <w:jc w:val="both"/>
        <w:rPr>
          <w:rFonts w:ascii="Times New Roman" w:hAnsi="Times New Roman" w:cs="Times New Roman"/>
          <w:sz w:val="24"/>
          <w:szCs w:val="24"/>
        </w:rPr>
      </w:pPr>
      <w:r w:rsidRPr="00670B11">
        <w:rPr>
          <w:rFonts w:ascii="Times New Roman" w:hAnsi="Times New Roman" w:cs="Times New Roman"/>
          <w:sz w:val="24"/>
          <w:szCs w:val="24"/>
        </w:rPr>
        <w:t xml:space="preserve">RT   =   RSP1 + RSP2 + RSP3 +..........+ RST </w:t>
      </w:r>
    </w:p>
    <w:p w:rsidR="00A16FE0" w:rsidRPr="00670B11" w:rsidRDefault="00A16FE0" w:rsidP="009C29CD">
      <w:pPr>
        <w:spacing w:line="360" w:lineRule="auto"/>
        <w:jc w:val="both"/>
        <w:rPr>
          <w:rFonts w:ascii="Times New Roman" w:hAnsi="Times New Roman" w:cs="Times New Roman"/>
          <w:sz w:val="24"/>
          <w:szCs w:val="24"/>
        </w:rPr>
      </w:pPr>
    </w:p>
    <w:p w:rsidR="00A16FE0" w:rsidRPr="00670B11" w:rsidRDefault="00A16FE0" w:rsidP="009C29CD">
      <w:pPr>
        <w:spacing w:line="360" w:lineRule="auto"/>
        <w:ind w:left="2160" w:hanging="720"/>
        <w:jc w:val="both"/>
        <w:rPr>
          <w:rFonts w:ascii="Times New Roman" w:hAnsi="Times New Roman" w:cs="Times New Roman"/>
          <w:sz w:val="24"/>
          <w:szCs w:val="24"/>
        </w:rPr>
      </w:pPr>
      <w:r w:rsidRPr="00670B11">
        <w:rPr>
          <w:rFonts w:ascii="Times New Roman" w:hAnsi="Times New Roman" w:cs="Times New Roman"/>
          <w:sz w:val="24"/>
          <w:szCs w:val="24"/>
        </w:rPr>
        <w:t>m.</w:t>
      </w:r>
      <w:r w:rsidRPr="00670B11">
        <w:rPr>
          <w:rFonts w:ascii="Times New Roman" w:hAnsi="Times New Roman" w:cs="Times New Roman"/>
          <w:sz w:val="24"/>
          <w:szCs w:val="24"/>
        </w:rPr>
        <w:tab/>
        <w:t xml:space="preserve">Calculation of Reservoir Liquid Density and Molecular weight.  </w:t>
      </w:r>
    </w:p>
    <w:p w:rsidR="00A16FE0" w:rsidRPr="00670B11" w:rsidRDefault="00A16FE0" w:rsidP="009C29CD">
      <w:pPr>
        <w:spacing w:line="360" w:lineRule="auto"/>
        <w:ind w:left="2880" w:hanging="720"/>
        <w:jc w:val="both"/>
        <w:rPr>
          <w:rFonts w:ascii="Times New Roman" w:hAnsi="Times New Roman" w:cs="Times New Roman"/>
          <w:sz w:val="24"/>
          <w:szCs w:val="24"/>
        </w:rPr>
      </w:pPr>
      <w:r w:rsidRPr="00670B11">
        <w:rPr>
          <w:rFonts w:ascii="Times New Roman" w:hAnsi="Times New Roman" w:cs="Times New Roman"/>
          <w:sz w:val="24"/>
          <w:szCs w:val="24"/>
        </w:rPr>
        <w:t>1.</w:t>
      </w:r>
      <w:r w:rsidRPr="00670B11">
        <w:rPr>
          <w:rFonts w:ascii="Times New Roman" w:hAnsi="Times New Roman" w:cs="Times New Roman"/>
          <w:sz w:val="24"/>
          <w:szCs w:val="24"/>
        </w:rPr>
        <w:tab/>
        <w:t xml:space="preserve">MOR   =      </w:t>
      </w:r>
      <w:r w:rsidRPr="00670B11">
        <w:rPr>
          <w:rFonts w:ascii="Times New Roman" w:hAnsi="Times New Roman" w:cs="Times New Roman"/>
          <w:sz w:val="24"/>
          <w:szCs w:val="24"/>
        </w:rPr>
        <w:sym w:font="Symbol" w:char="F0E5"/>
      </w:r>
      <w:proofErr w:type="spellStart"/>
      <w:r w:rsidRPr="00670B11">
        <w:rPr>
          <w:rFonts w:ascii="Times New Roman" w:hAnsi="Times New Roman" w:cs="Times New Roman"/>
          <w:sz w:val="24"/>
          <w:szCs w:val="24"/>
        </w:rPr>
        <w:t>XjMj</w:t>
      </w:r>
      <w:proofErr w:type="spellEnd"/>
      <w:r w:rsidRPr="00670B11">
        <w:rPr>
          <w:rFonts w:ascii="Times New Roman" w:hAnsi="Times New Roman" w:cs="Times New Roman"/>
          <w:sz w:val="24"/>
          <w:szCs w:val="24"/>
        </w:rPr>
        <w:tab/>
        <w:t xml:space="preserve">at 60 </w:t>
      </w:r>
      <w:r w:rsidRPr="00670B11">
        <w:rPr>
          <w:rFonts w:ascii="Times New Roman" w:hAnsi="Times New Roman" w:cs="Times New Roman"/>
          <w:sz w:val="24"/>
          <w:szCs w:val="24"/>
          <w:vertAlign w:val="superscript"/>
        </w:rPr>
        <w:t>0</w:t>
      </w:r>
      <w:r w:rsidRPr="00670B11">
        <w:rPr>
          <w:rFonts w:ascii="Times New Roman" w:hAnsi="Times New Roman" w:cs="Times New Roman"/>
          <w:sz w:val="24"/>
          <w:szCs w:val="24"/>
        </w:rPr>
        <w:t>F and 14.7 psia</w:t>
      </w:r>
    </w:p>
    <w:p w:rsidR="00A16FE0" w:rsidRPr="00670B11" w:rsidRDefault="00A16FE0" w:rsidP="009C29CD">
      <w:pPr>
        <w:spacing w:line="360" w:lineRule="auto"/>
        <w:ind w:left="2880" w:hanging="720"/>
        <w:jc w:val="both"/>
        <w:rPr>
          <w:rFonts w:ascii="Times New Roman" w:hAnsi="Times New Roman" w:cs="Times New Roman"/>
          <w:sz w:val="24"/>
          <w:szCs w:val="24"/>
        </w:rPr>
      </w:pPr>
      <w:r w:rsidRPr="00670B11">
        <w:rPr>
          <w:rFonts w:ascii="Times New Roman" w:hAnsi="Times New Roman" w:cs="Times New Roman"/>
          <w:sz w:val="24"/>
          <w:szCs w:val="24"/>
        </w:rPr>
        <w:lastRenderedPageBreak/>
        <w:t>2.</w:t>
      </w:r>
      <w:r w:rsidRPr="00670B11">
        <w:rPr>
          <w:rFonts w:ascii="Times New Roman" w:hAnsi="Times New Roman" w:cs="Times New Roman"/>
          <w:sz w:val="24"/>
          <w:szCs w:val="24"/>
        </w:rPr>
        <w:tab/>
      </w:r>
      <w:proofErr w:type="gramStart"/>
      <w:r w:rsidRPr="00670B11">
        <w:rPr>
          <w:rFonts w:ascii="Times New Roman" w:hAnsi="Times New Roman" w:cs="Times New Roman"/>
          <w:sz w:val="24"/>
          <w:szCs w:val="24"/>
        </w:rPr>
        <w:t xml:space="preserve">Calculate  </w:t>
      </w:r>
      <w:proofErr w:type="gramEnd"/>
      <w:r w:rsidRPr="00670B11">
        <w:rPr>
          <w:rFonts w:ascii="Times New Roman" w:hAnsi="Times New Roman" w:cs="Times New Roman"/>
          <w:sz w:val="24"/>
          <w:szCs w:val="24"/>
        </w:rPr>
        <w:sym w:font="Symbol" w:char="F072"/>
      </w:r>
      <w:r w:rsidRPr="00670B11">
        <w:rPr>
          <w:rFonts w:ascii="Times New Roman" w:hAnsi="Times New Roman" w:cs="Times New Roman"/>
          <w:sz w:val="24"/>
          <w:szCs w:val="24"/>
        </w:rPr>
        <w:t xml:space="preserve">OR c 3 +, </w:t>
      </w:r>
      <w:r w:rsidRPr="00670B11">
        <w:rPr>
          <w:rFonts w:ascii="Times New Roman" w:hAnsi="Times New Roman" w:cs="Times New Roman"/>
          <w:sz w:val="24"/>
          <w:szCs w:val="24"/>
        </w:rPr>
        <w:sym w:font="Symbol" w:char="F072"/>
      </w:r>
      <w:r w:rsidRPr="00670B11">
        <w:rPr>
          <w:rFonts w:ascii="Times New Roman" w:hAnsi="Times New Roman" w:cs="Times New Roman"/>
          <w:sz w:val="24"/>
          <w:szCs w:val="24"/>
        </w:rPr>
        <w:t xml:space="preserve">PO, VL as above with C and C fractions and fig. 2-34 at 60 </w:t>
      </w:r>
      <w:r w:rsidRPr="00670B11">
        <w:rPr>
          <w:rFonts w:ascii="Times New Roman" w:hAnsi="Times New Roman" w:cs="Times New Roman"/>
          <w:sz w:val="24"/>
          <w:szCs w:val="24"/>
          <w:vertAlign w:val="superscript"/>
        </w:rPr>
        <w:t>0</w:t>
      </w:r>
      <w:r w:rsidRPr="00670B11">
        <w:rPr>
          <w:rFonts w:ascii="Times New Roman" w:hAnsi="Times New Roman" w:cs="Times New Roman"/>
          <w:sz w:val="24"/>
          <w:szCs w:val="24"/>
        </w:rPr>
        <w:t>F and 14.7 psia.</w:t>
      </w:r>
    </w:p>
    <w:p w:rsidR="00A16FE0" w:rsidRPr="00670B11" w:rsidRDefault="00A16FE0" w:rsidP="009C29CD">
      <w:pPr>
        <w:pStyle w:val="BodyTextIndent"/>
        <w:spacing w:line="360" w:lineRule="auto"/>
        <w:ind w:firstLine="720"/>
        <w:jc w:val="both"/>
        <w:rPr>
          <w:szCs w:val="24"/>
          <w:vertAlign w:val="baseline"/>
        </w:rPr>
      </w:pPr>
      <w:r w:rsidRPr="00670B11">
        <w:rPr>
          <w:szCs w:val="24"/>
          <w:vertAlign w:val="baseline"/>
        </w:rPr>
        <w:t>3.</w:t>
      </w:r>
      <w:r w:rsidRPr="00670B11">
        <w:rPr>
          <w:szCs w:val="24"/>
          <w:vertAlign w:val="baseline"/>
        </w:rPr>
        <w:tab/>
        <w:t xml:space="preserve">Apply compressibility factor and thermal correction to convert to </w:t>
      </w:r>
    </w:p>
    <w:p w:rsidR="00A16FE0" w:rsidRPr="00670B11" w:rsidRDefault="00A16FE0" w:rsidP="009C29CD">
      <w:pPr>
        <w:pStyle w:val="BodyTextIndent"/>
        <w:spacing w:line="360" w:lineRule="auto"/>
        <w:ind w:left="2160" w:firstLine="720"/>
        <w:jc w:val="both"/>
        <w:rPr>
          <w:szCs w:val="24"/>
          <w:vertAlign w:val="baseline"/>
        </w:rPr>
      </w:pPr>
      <w:proofErr w:type="gramStart"/>
      <w:r w:rsidRPr="00670B11">
        <w:rPr>
          <w:szCs w:val="24"/>
          <w:vertAlign w:val="baseline"/>
        </w:rPr>
        <w:t>reservoir</w:t>
      </w:r>
      <w:proofErr w:type="gramEnd"/>
      <w:r w:rsidRPr="00670B11">
        <w:rPr>
          <w:szCs w:val="24"/>
          <w:vertAlign w:val="baseline"/>
        </w:rPr>
        <w:t xml:space="preserve"> pressure and temperature </w:t>
      </w:r>
    </w:p>
    <w:p w:rsidR="00A16FE0" w:rsidRPr="00670B11" w:rsidRDefault="00A16FE0" w:rsidP="009C29CD">
      <w:pPr>
        <w:spacing w:line="360" w:lineRule="auto"/>
        <w:ind w:left="2160" w:hanging="720"/>
        <w:jc w:val="both"/>
        <w:rPr>
          <w:rFonts w:ascii="Times New Roman" w:hAnsi="Times New Roman" w:cs="Times New Roman"/>
          <w:sz w:val="24"/>
          <w:szCs w:val="24"/>
        </w:rPr>
      </w:pPr>
    </w:p>
    <w:p w:rsidR="00A16FE0" w:rsidRPr="00670B11" w:rsidRDefault="00A16FE0" w:rsidP="009C29CD">
      <w:pPr>
        <w:spacing w:line="360" w:lineRule="auto"/>
        <w:ind w:left="720" w:firstLine="720"/>
        <w:jc w:val="both"/>
        <w:rPr>
          <w:rFonts w:ascii="Times New Roman" w:hAnsi="Times New Roman" w:cs="Times New Roman"/>
          <w:sz w:val="24"/>
          <w:szCs w:val="24"/>
        </w:rPr>
      </w:pPr>
      <w:r w:rsidRPr="00670B11">
        <w:rPr>
          <w:rFonts w:ascii="Times New Roman" w:hAnsi="Times New Roman" w:cs="Times New Roman"/>
          <w:sz w:val="24"/>
          <w:szCs w:val="24"/>
        </w:rPr>
        <w:t>n.</w:t>
      </w:r>
      <w:r w:rsidRPr="00670B11">
        <w:rPr>
          <w:rFonts w:ascii="Times New Roman" w:hAnsi="Times New Roman" w:cs="Times New Roman"/>
          <w:sz w:val="24"/>
          <w:szCs w:val="24"/>
        </w:rPr>
        <w:tab/>
        <w:t>Finally calculate the formation volume factor</w:t>
      </w:r>
    </w:p>
    <w:p w:rsidR="00A16FE0" w:rsidRPr="004236FD" w:rsidRDefault="00A16FE0" w:rsidP="00975CD4">
      <w:pPr>
        <w:spacing w:line="360" w:lineRule="auto"/>
        <w:ind w:left="1440" w:firstLine="720"/>
        <w:jc w:val="both"/>
        <w:rPr>
          <w:rFonts w:ascii="Times New Roman" w:hAnsi="Times New Roman" w:cs="Times New Roman"/>
          <w:sz w:val="24"/>
          <w:szCs w:val="24"/>
        </w:rPr>
      </w:pPr>
      <w:r w:rsidRPr="00670B11">
        <w:rPr>
          <w:rFonts w:ascii="Times New Roman" w:hAnsi="Times New Roman" w:cs="Times New Roman"/>
          <w:position w:val="-34"/>
          <w:sz w:val="24"/>
          <w:szCs w:val="24"/>
        </w:rPr>
        <w:object w:dxaOrig="2720" w:dyaOrig="760">
          <v:shape id="_x0000_i1044" type="#_x0000_t75" style="width:135.85pt;height:38.05pt" o:ole="" fillcolor="window">
            <v:imagedata r:id="rId62" o:title=""/>
          </v:shape>
          <o:OLEObject Type="Embed" ProgID="Equation.3" ShapeID="_x0000_i1044" DrawAspect="Content" ObjectID="_1538389675" r:id="rId63"/>
        </w:object>
      </w:r>
      <w:proofErr w:type="spellStart"/>
      <w:proofErr w:type="gramStart"/>
      <w:r w:rsidRPr="00670B11">
        <w:rPr>
          <w:rFonts w:ascii="Times New Roman" w:hAnsi="Times New Roman" w:cs="Times New Roman"/>
          <w:sz w:val="24"/>
          <w:szCs w:val="24"/>
        </w:rPr>
        <w:t>res.bbl</w:t>
      </w:r>
      <w:proofErr w:type="spellEnd"/>
      <w:r w:rsidRPr="00670B11">
        <w:rPr>
          <w:rFonts w:ascii="Times New Roman" w:hAnsi="Times New Roman" w:cs="Times New Roman"/>
          <w:sz w:val="24"/>
          <w:szCs w:val="24"/>
        </w:rPr>
        <w:t>/STB</w:t>
      </w:r>
      <w:proofErr w:type="gramEnd"/>
    </w:p>
    <w:p w:rsidR="00A16FE0" w:rsidRDefault="00663319" w:rsidP="009C29CD">
      <w:pPr>
        <w:pStyle w:val="Default"/>
        <w:spacing w:line="480" w:lineRule="auto"/>
        <w:jc w:val="both"/>
        <w:rPr>
          <w:b/>
          <w:color w:val="auto"/>
        </w:rPr>
      </w:pPr>
      <w:r>
        <w:rPr>
          <w:b/>
          <w:color w:val="auto"/>
        </w:rPr>
        <w:t xml:space="preserve">2.5 </w:t>
      </w:r>
      <w:r w:rsidRPr="00663319">
        <w:rPr>
          <w:b/>
          <w:color w:val="auto"/>
        </w:rPr>
        <w:t>D</w:t>
      </w:r>
      <w:r>
        <w:rPr>
          <w:b/>
          <w:color w:val="auto"/>
        </w:rPr>
        <w:t>EVELOPMENT AND APPLICATION OF SOFTWARE</w:t>
      </w:r>
    </w:p>
    <w:p w:rsidR="00663319" w:rsidRPr="005945BD" w:rsidRDefault="00663319" w:rsidP="009C29CD">
      <w:pPr>
        <w:pStyle w:val="Default"/>
        <w:spacing w:line="480" w:lineRule="auto"/>
        <w:jc w:val="both"/>
        <w:rPr>
          <w:color w:val="auto"/>
        </w:rPr>
      </w:pPr>
      <w:r w:rsidRPr="00663319">
        <w:rPr>
          <w:color w:val="auto"/>
        </w:rPr>
        <w:t xml:space="preserve">The </w:t>
      </w:r>
      <w:r>
        <w:rPr>
          <w:color w:val="auto"/>
        </w:rPr>
        <w:t xml:space="preserve">software to be developed is </w:t>
      </w:r>
      <w:r w:rsidR="00E744A0">
        <w:rPr>
          <w:color w:val="auto"/>
        </w:rPr>
        <w:t>web</w:t>
      </w:r>
      <w:r>
        <w:rPr>
          <w:color w:val="auto"/>
        </w:rPr>
        <w:t xml:space="preserve"> based </w:t>
      </w:r>
      <w:proofErr w:type="spellStart"/>
      <w:r>
        <w:rPr>
          <w:color w:val="auto"/>
        </w:rPr>
        <w:t>softwares</w:t>
      </w:r>
      <w:proofErr w:type="spellEnd"/>
      <w:r>
        <w:rPr>
          <w:color w:val="auto"/>
        </w:rPr>
        <w:t xml:space="preserve"> that will run</w:t>
      </w:r>
      <w:r w:rsidR="00023AB7">
        <w:rPr>
          <w:color w:val="auto"/>
        </w:rPr>
        <w:t xml:space="preserve"> on</w:t>
      </w:r>
      <w:r>
        <w:rPr>
          <w:color w:val="auto"/>
        </w:rPr>
        <w:t xml:space="preserve"> an apache server</w:t>
      </w:r>
      <w:r w:rsidR="00C21324">
        <w:rPr>
          <w:color w:val="auto"/>
        </w:rPr>
        <w:t xml:space="preserve"> and the software has the ability to handle equilibrium calculations at varying pressures and temperature</w:t>
      </w:r>
      <w:r w:rsidR="00023AB7">
        <w:rPr>
          <w:color w:val="auto"/>
        </w:rPr>
        <w:t xml:space="preserve"> with mixture made up </w:t>
      </w:r>
      <w:proofErr w:type="gramStart"/>
      <w:r w:rsidR="00023AB7">
        <w:rPr>
          <w:color w:val="auto"/>
        </w:rPr>
        <w:t>of  C</w:t>
      </w:r>
      <w:r w:rsidR="00023AB7" w:rsidRPr="00023AB7">
        <w:rPr>
          <w:color w:val="auto"/>
          <w:vertAlign w:val="subscript"/>
        </w:rPr>
        <w:t>1</w:t>
      </w:r>
      <w:proofErr w:type="gramEnd"/>
      <w:r w:rsidR="00023AB7" w:rsidRPr="00023AB7">
        <w:rPr>
          <w:color w:val="auto"/>
          <w:vertAlign w:val="subscript"/>
        </w:rPr>
        <w:t xml:space="preserve"> </w:t>
      </w:r>
      <w:r w:rsidR="00023AB7">
        <w:rPr>
          <w:color w:val="auto"/>
        </w:rPr>
        <w:t>to C</w:t>
      </w:r>
      <w:r w:rsidR="00023AB7" w:rsidRPr="00023AB7">
        <w:rPr>
          <w:color w:val="auto"/>
          <w:vertAlign w:val="subscript"/>
        </w:rPr>
        <w:t>10</w:t>
      </w:r>
      <w:r w:rsidR="00AF5BC6">
        <w:rPr>
          <w:color w:val="auto"/>
          <w:vertAlign w:val="subscript"/>
        </w:rPr>
        <w:t xml:space="preserve">  </w:t>
      </w:r>
      <w:r w:rsidR="00AF5BC6">
        <w:rPr>
          <w:color w:val="auto"/>
        </w:rPr>
        <w:t xml:space="preserve">and ethylene and </w:t>
      </w:r>
      <w:r w:rsidR="00E744A0">
        <w:rPr>
          <w:color w:val="auto"/>
        </w:rPr>
        <w:t>propylene</w:t>
      </w:r>
      <w:r w:rsidR="00185623">
        <w:rPr>
          <w:color w:val="auto"/>
        </w:rPr>
        <w:t xml:space="preserve">. </w:t>
      </w:r>
      <w:proofErr w:type="spellStart"/>
      <w:r w:rsidR="00185623">
        <w:rPr>
          <w:color w:val="auto"/>
        </w:rPr>
        <w:t>The</w:t>
      </w:r>
      <w:r w:rsidR="00E744A0">
        <w:rPr>
          <w:color w:val="auto"/>
          <w:vertAlign w:val="subscript"/>
        </w:rPr>
        <w:t>.</w:t>
      </w:r>
      <w:r w:rsidR="00185623">
        <w:rPr>
          <w:color w:val="auto"/>
        </w:rPr>
        <w:t>c</w:t>
      </w:r>
      <w:r w:rsidR="005945BD">
        <w:rPr>
          <w:color w:val="auto"/>
        </w:rPr>
        <w:t>hapter</w:t>
      </w:r>
      <w:proofErr w:type="spellEnd"/>
      <w:r w:rsidR="005945BD">
        <w:rPr>
          <w:color w:val="auto"/>
        </w:rPr>
        <w:t xml:space="preserve"> three of this project contains more detailed information about the </w:t>
      </w:r>
      <w:r w:rsidR="00EA3B65">
        <w:rPr>
          <w:color w:val="auto"/>
        </w:rPr>
        <w:t>software .See figure 2.7 for the software screenshot</w:t>
      </w:r>
    </w:p>
    <w:p w:rsidR="00484BA4" w:rsidRDefault="005945BD" w:rsidP="009C29CD">
      <w:pPr>
        <w:pStyle w:val="Default"/>
        <w:spacing w:line="480" w:lineRule="auto"/>
        <w:jc w:val="both"/>
        <w:rPr>
          <w:color w:val="auto"/>
          <w:vertAlign w:val="subscript"/>
        </w:rPr>
      </w:pPr>
      <w:r>
        <w:rPr>
          <w:noProof/>
          <w:color w:val="auto"/>
          <w:vertAlign w:val="subscript"/>
        </w:rPr>
        <w:drawing>
          <wp:inline distT="0" distB="0" distL="0" distR="0">
            <wp:extent cx="5941803" cy="3036498"/>
            <wp:effectExtent l="19050" t="0" r="1797" b="0"/>
            <wp:docPr id="53" name="Picture 53" descr="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calc.png"/>
                    <pic:cNvPicPr>
                      <a:picLocks noChangeAspect="1" noChangeArrowheads="1"/>
                    </pic:cNvPicPr>
                  </pic:nvPicPr>
                  <pic:blipFill>
                    <a:blip r:embed="rId64"/>
                    <a:srcRect t="9044"/>
                    <a:stretch>
                      <a:fillRect/>
                    </a:stretch>
                  </pic:blipFill>
                  <pic:spPr bwMode="auto">
                    <a:xfrm>
                      <a:off x="0" y="0"/>
                      <a:ext cx="5941803" cy="3036498"/>
                    </a:xfrm>
                    <a:prstGeom prst="rect">
                      <a:avLst/>
                    </a:prstGeom>
                    <a:noFill/>
                    <a:ln w="9525">
                      <a:noFill/>
                      <a:miter lim="800000"/>
                      <a:headEnd/>
                      <a:tailEnd/>
                    </a:ln>
                  </pic:spPr>
                </pic:pic>
              </a:graphicData>
            </a:graphic>
          </wp:inline>
        </w:drawing>
      </w:r>
    </w:p>
    <w:p w:rsidR="002A05F3" w:rsidRDefault="002A05F3" w:rsidP="009C29CD">
      <w:pPr>
        <w:pStyle w:val="Default"/>
        <w:spacing w:line="480" w:lineRule="auto"/>
        <w:jc w:val="both"/>
        <w:rPr>
          <w:b/>
          <w:color w:val="auto"/>
        </w:rPr>
      </w:pPr>
      <w:r w:rsidRPr="006A201D">
        <w:rPr>
          <w:b/>
          <w:color w:val="auto"/>
        </w:rPr>
        <w:t>Figure 2.7</w:t>
      </w:r>
      <w:r w:rsidR="00B52FAD" w:rsidRPr="006A201D">
        <w:rPr>
          <w:b/>
          <w:color w:val="auto"/>
        </w:rPr>
        <w:t xml:space="preserve"> Software interface</w:t>
      </w:r>
    </w:p>
    <w:p w:rsidR="00975CD4" w:rsidRDefault="00975CD4" w:rsidP="009C29CD">
      <w:pPr>
        <w:pStyle w:val="Default"/>
        <w:spacing w:line="480" w:lineRule="auto"/>
        <w:jc w:val="both"/>
        <w:rPr>
          <w:b/>
          <w:color w:val="auto"/>
        </w:rPr>
      </w:pPr>
      <w:commentRangeStart w:id="27"/>
      <w:r w:rsidRPr="00975CD4">
        <w:rPr>
          <w:b/>
          <w:color w:val="0000CC"/>
        </w:rPr>
        <w:t xml:space="preserve">No references were made in this your literature review. </w:t>
      </w:r>
      <w:commentRangeEnd w:id="27"/>
      <w:r>
        <w:rPr>
          <w:rStyle w:val="CommentReference"/>
          <w:rFonts w:asciiTheme="minorHAnsi" w:hAnsiTheme="minorHAnsi" w:cstheme="minorBidi"/>
          <w:color w:val="auto"/>
        </w:rPr>
        <w:commentReference w:id="27"/>
      </w:r>
    </w:p>
    <w:p w:rsidR="00482D97" w:rsidRPr="00357983" w:rsidRDefault="007F5919" w:rsidP="00357983">
      <w:pPr>
        <w:pStyle w:val="Default"/>
        <w:spacing w:line="480" w:lineRule="auto"/>
        <w:jc w:val="center"/>
        <w:rPr>
          <w:b/>
          <w:color w:val="auto"/>
          <w:sz w:val="32"/>
        </w:rPr>
      </w:pPr>
      <w:r w:rsidRPr="007F5919">
        <w:rPr>
          <w:b/>
          <w:color w:val="auto"/>
          <w:sz w:val="32"/>
        </w:rPr>
        <w:lastRenderedPageBreak/>
        <w:t>CHAPTER THREE</w:t>
      </w:r>
    </w:p>
    <w:p w:rsidR="00482D97" w:rsidRPr="00A27FA1" w:rsidRDefault="00482D97" w:rsidP="00482D97">
      <w:pPr>
        <w:spacing w:line="360" w:lineRule="auto"/>
        <w:rPr>
          <w:rFonts w:ascii="Times New Roman" w:hAnsi="Times New Roman" w:cs="Times New Roman"/>
          <w:b/>
          <w:bCs/>
        </w:rPr>
      </w:pPr>
      <w:r w:rsidRPr="00A27FA1">
        <w:rPr>
          <w:rFonts w:ascii="Times New Roman" w:hAnsi="Times New Roman" w:cs="Times New Roman"/>
          <w:b/>
          <w:bCs/>
        </w:rPr>
        <w:t>3.1 RESEARCH METHODOLOGY</w:t>
      </w:r>
    </w:p>
    <w:p w:rsidR="00482D97" w:rsidRPr="00357983" w:rsidRDefault="00482D97" w:rsidP="00482D97">
      <w:pPr>
        <w:spacing w:line="360" w:lineRule="auto"/>
        <w:rPr>
          <w:rFonts w:ascii="Times New Roman" w:hAnsi="Times New Roman" w:cs="Times New Roman"/>
          <w:color w:val="000000"/>
        </w:rPr>
      </w:pPr>
      <w:r w:rsidRPr="00A27FA1">
        <w:rPr>
          <w:rFonts w:ascii="Times New Roman" w:hAnsi="Times New Roman" w:cs="Times New Roman"/>
          <w:bCs/>
        </w:rPr>
        <w:t xml:space="preserve">The methodology adopted in this project is to develop a software application </w:t>
      </w:r>
      <w:r>
        <w:rPr>
          <w:rFonts w:ascii="Times New Roman" w:hAnsi="Times New Roman" w:cs="Times New Roman"/>
          <w:color w:val="000000"/>
          <w:sz w:val="24"/>
          <w:szCs w:val="24"/>
        </w:rPr>
        <w:t>that can be used to handle phase equilibrium calculations.</w:t>
      </w:r>
    </w:p>
    <w:p w:rsidR="00482D97" w:rsidRDefault="00482D97" w:rsidP="00482D97">
      <w:pPr>
        <w:spacing w:line="360" w:lineRule="auto"/>
        <w:rPr>
          <w:rFonts w:ascii="Times New Roman" w:hAnsi="Times New Roman" w:cs="Times New Roman"/>
          <w:b/>
          <w:bCs/>
        </w:rPr>
      </w:pPr>
      <w:r w:rsidRPr="00D2750B">
        <w:rPr>
          <w:rFonts w:ascii="Times New Roman" w:hAnsi="Times New Roman" w:cs="Times New Roman"/>
          <w:b/>
          <w:bCs/>
        </w:rPr>
        <w:t>3.2 ABOUT THE SOFTWARE DEVELOPED</w:t>
      </w:r>
    </w:p>
    <w:p w:rsidR="00482D97" w:rsidRDefault="00482D97" w:rsidP="00482D97">
      <w:pPr>
        <w:spacing w:line="360" w:lineRule="auto"/>
        <w:rPr>
          <w:rFonts w:ascii="Times New Roman" w:hAnsi="Times New Roman" w:cs="Times New Roman"/>
          <w:bCs/>
        </w:rPr>
      </w:pPr>
      <w:r>
        <w:rPr>
          <w:rFonts w:ascii="Times New Roman" w:hAnsi="Times New Roman" w:cs="Times New Roman"/>
          <w:bCs/>
        </w:rPr>
        <w:t>The software developed is a web based application software and is developed using different programming languages such as hypertext preprocessor (P.H.P), Cascading Style Sheet (C.S.S) and Hypertext Markup Language (H.T.M.L).The software has three layers namely;</w:t>
      </w:r>
    </w:p>
    <w:p w:rsidR="00482D97" w:rsidRDefault="00482D97" w:rsidP="00482D97">
      <w:pPr>
        <w:pStyle w:val="ListParagraph"/>
        <w:numPr>
          <w:ilvl w:val="0"/>
          <w:numId w:val="34"/>
        </w:numPr>
        <w:spacing w:after="0" w:line="360" w:lineRule="auto"/>
        <w:rPr>
          <w:rFonts w:ascii="Times New Roman" w:hAnsi="Times New Roman" w:cs="Times New Roman"/>
        </w:rPr>
      </w:pPr>
      <w:r>
        <w:rPr>
          <w:rFonts w:ascii="Times New Roman" w:hAnsi="Times New Roman" w:cs="Times New Roman"/>
        </w:rPr>
        <w:t>Input Layer</w:t>
      </w:r>
    </w:p>
    <w:p w:rsidR="00482D97" w:rsidRDefault="00482D97" w:rsidP="00482D97">
      <w:pPr>
        <w:pStyle w:val="ListParagraph"/>
        <w:numPr>
          <w:ilvl w:val="0"/>
          <w:numId w:val="34"/>
        </w:numPr>
        <w:spacing w:after="0" w:line="360" w:lineRule="auto"/>
        <w:rPr>
          <w:rFonts w:ascii="Times New Roman" w:hAnsi="Times New Roman" w:cs="Times New Roman"/>
        </w:rPr>
      </w:pPr>
      <w:r>
        <w:rPr>
          <w:rFonts w:ascii="Times New Roman" w:hAnsi="Times New Roman" w:cs="Times New Roman"/>
        </w:rPr>
        <w:t>Code Behind Layer</w:t>
      </w:r>
    </w:p>
    <w:p w:rsidR="00357983" w:rsidRPr="007835F4" w:rsidRDefault="00482D97" w:rsidP="00357983">
      <w:pPr>
        <w:pStyle w:val="ListParagraph"/>
        <w:numPr>
          <w:ilvl w:val="0"/>
          <w:numId w:val="34"/>
        </w:numPr>
        <w:spacing w:after="0" w:line="360" w:lineRule="auto"/>
        <w:rPr>
          <w:rFonts w:ascii="Times New Roman" w:hAnsi="Times New Roman" w:cs="Times New Roman"/>
        </w:rPr>
      </w:pPr>
      <w:r>
        <w:rPr>
          <w:rFonts w:ascii="Times New Roman" w:hAnsi="Times New Roman" w:cs="Times New Roman"/>
        </w:rPr>
        <w:t>Output Layer</w:t>
      </w:r>
    </w:p>
    <w:p w:rsidR="00482D97" w:rsidRDefault="00482D97" w:rsidP="00482D97">
      <w:pPr>
        <w:spacing w:line="360" w:lineRule="auto"/>
        <w:rPr>
          <w:rFonts w:ascii="Times New Roman" w:hAnsi="Times New Roman" w:cs="Times New Roman"/>
        </w:rPr>
      </w:pPr>
      <w:r w:rsidRPr="00C0570A">
        <w:rPr>
          <w:rFonts w:ascii="Times New Roman" w:hAnsi="Times New Roman" w:cs="Times New Roman"/>
          <w:b/>
        </w:rPr>
        <w:t>Input Layer:</w:t>
      </w:r>
      <w:r>
        <w:rPr>
          <w:rFonts w:ascii="Times New Roman" w:hAnsi="Times New Roman" w:cs="Times New Roman"/>
        </w:rPr>
        <w:t xml:space="preserve"> This layer is the part of the application software that handles the user input which is also known as the GUI (</w:t>
      </w:r>
      <w:r w:rsidRPr="009C47A7">
        <w:rPr>
          <w:rFonts w:ascii="Times New Roman" w:hAnsi="Times New Roman" w:cs="Times New Roman"/>
          <w:b/>
        </w:rPr>
        <w:t>Graphical User Interface</w:t>
      </w:r>
      <w:r>
        <w:rPr>
          <w:rFonts w:ascii="Times New Roman" w:hAnsi="Times New Roman" w:cs="Times New Roman"/>
        </w:rPr>
        <w:t>) of the application.</w:t>
      </w:r>
    </w:p>
    <w:p w:rsidR="00482D97" w:rsidRDefault="00482D97" w:rsidP="00482D97">
      <w:pPr>
        <w:spacing w:line="360" w:lineRule="auto"/>
        <w:rPr>
          <w:rFonts w:ascii="Times New Roman" w:hAnsi="Times New Roman" w:cs="Times New Roman"/>
          <w:b/>
        </w:rPr>
      </w:pPr>
      <w:r w:rsidRPr="00C0570A">
        <w:rPr>
          <w:rFonts w:ascii="Times New Roman" w:hAnsi="Times New Roman" w:cs="Times New Roman"/>
          <w:b/>
        </w:rPr>
        <w:t xml:space="preserve">Code </w:t>
      </w:r>
      <w:proofErr w:type="gramStart"/>
      <w:r w:rsidRPr="00C0570A">
        <w:rPr>
          <w:rFonts w:ascii="Times New Roman" w:hAnsi="Times New Roman" w:cs="Times New Roman"/>
          <w:b/>
        </w:rPr>
        <w:t>Behind</w:t>
      </w:r>
      <w:proofErr w:type="gramEnd"/>
      <w:r w:rsidRPr="00C0570A">
        <w:rPr>
          <w:rFonts w:ascii="Times New Roman" w:hAnsi="Times New Roman" w:cs="Times New Roman"/>
          <w:b/>
        </w:rPr>
        <w:t xml:space="preserve"> Layer</w:t>
      </w:r>
      <w:r>
        <w:rPr>
          <w:rFonts w:ascii="Times New Roman" w:hAnsi="Times New Roman" w:cs="Times New Roman"/>
          <w:b/>
        </w:rPr>
        <w:t xml:space="preserve">: </w:t>
      </w:r>
      <w:r>
        <w:rPr>
          <w:rFonts w:ascii="Times New Roman" w:hAnsi="Times New Roman" w:cs="Times New Roman"/>
        </w:rPr>
        <w:t xml:space="preserve">This layer is the part of the application software that handles the processing of the user input which is also called the </w:t>
      </w:r>
      <w:r w:rsidRPr="009C47A7">
        <w:rPr>
          <w:rFonts w:ascii="Times New Roman" w:hAnsi="Times New Roman" w:cs="Times New Roman"/>
          <w:b/>
        </w:rPr>
        <w:t>server side script.</w:t>
      </w:r>
    </w:p>
    <w:p w:rsidR="00482D97" w:rsidRDefault="00482D97" w:rsidP="00482D97">
      <w:pPr>
        <w:spacing w:line="360" w:lineRule="auto"/>
        <w:rPr>
          <w:rFonts w:ascii="Times New Roman" w:hAnsi="Times New Roman" w:cs="Times New Roman"/>
          <w:b/>
        </w:rPr>
      </w:pPr>
      <w:r>
        <w:rPr>
          <w:rFonts w:ascii="Times New Roman" w:hAnsi="Times New Roman" w:cs="Times New Roman"/>
          <w:b/>
        </w:rPr>
        <w:t xml:space="preserve">Output Layer: </w:t>
      </w:r>
      <w:r>
        <w:rPr>
          <w:rFonts w:ascii="Times New Roman" w:hAnsi="Times New Roman" w:cs="Times New Roman"/>
        </w:rPr>
        <w:t>This layer is the part of the application software that handles the display of the output result based on the user input</w:t>
      </w:r>
      <w:r w:rsidRPr="009C47A7">
        <w:rPr>
          <w:rFonts w:ascii="Times New Roman" w:hAnsi="Times New Roman" w:cs="Times New Roman"/>
          <w:b/>
        </w:rPr>
        <w:t>.</w:t>
      </w:r>
    </w:p>
    <w:p w:rsidR="00482D97" w:rsidRDefault="00482D97" w:rsidP="00482D97">
      <w:pPr>
        <w:spacing w:line="360" w:lineRule="auto"/>
        <w:rPr>
          <w:rFonts w:ascii="Times New Roman" w:hAnsi="Times New Roman" w:cs="Times New Roman"/>
          <w:b/>
        </w:rPr>
      </w:pPr>
      <w:r>
        <w:rPr>
          <w:rFonts w:ascii="Times New Roman" w:hAnsi="Times New Roman" w:cs="Times New Roman"/>
          <w:b/>
        </w:rPr>
        <w:t>3.2.1 TOOLS USED FOR DEVELOPMENT</w:t>
      </w:r>
    </w:p>
    <w:p w:rsidR="00482D97" w:rsidRPr="00A81ED9" w:rsidRDefault="00482D97" w:rsidP="00482D97">
      <w:pPr>
        <w:pStyle w:val="ListParagraph"/>
        <w:numPr>
          <w:ilvl w:val="0"/>
          <w:numId w:val="35"/>
        </w:numPr>
        <w:spacing w:after="0" w:line="360" w:lineRule="auto"/>
        <w:rPr>
          <w:rFonts w:ascii="Times New Roman" w:hAnsi="Times New Roman" w:cs="Times New Roman"/>
        </w:rPr>
      </w:pPr>
      <w:r w:rsidRPr="00A81ED9">
        <w:rPr>
          <w:rFonts w:ascii="Times New Roman" w:hAnsi="Times New Roman" w:cs="Times New Roman"/>
        </w:rPr>
        <w:t>Notepad++ (Advanced Text Editor)</w:t>
      </w:r>
    </w:p>
    <w:p w:rsidR="00482D97" w:rsidRPr="00A81ED9" w:rsidRDefault="00482D97" w:rsidP="00482D97">
      <w:pPr>
        <w:pStyle w:val="ListParagraph"/>
        <w:numPr>
          <w:ilvl w:val="0"/>
          <w:numId w:val="35"/>
        </w:numPr>
        <w:spacing w:after="0" w:line="360" w:lineRule="auto"/>
        <w:rPr>
          <w:rFonts w:ascii="Times New Roman" w:hAnsi="Times New Roman" w:cs="Times New Roman"/>
        </w:rPr>
      </w:pPr>
      <w:r w:rsidRPr="00A81ED9">
        <w:rPr>
          <w:rFonts w:ascii="Times New Roman" w:hAnsi="Times New Roman" w:cs="Times New Roman"/>
        </w:rPr>
        <w:t>Apache web server</w:t>
      </w:r>
    </w:p>
    <w:p w:rsidR="00482D97" w:rsidRPr="00A81ED9" w:rsidRDefault="00482D97" w:rsidP="00482D97">
      <w:pPr>
        <w:pStyle w:val="ListParagraph"/>
        <w:numPr>
          <w:ilvl w:val="0"/>
          <w:numId w:val="35"/>
        </w:numPr>
        <w:spacing w:after="0" w:line="360" w:lineRule="auto"/>
        <w:rPr>
          <w:rFonts w:ascii="Times New Roman" w:hAnsi="Times New Roman" w:cs="Times New Roman"/>
        </w:rPr>
      </w:pPr>
      <w:r w:rsidRPr="00A81ED9">
        <w:rPr>
          <w:rFonts w:ascii="Times New Roman" w:hAnsi="Times New Roman" w:cs="Times New Roman"/>
        </w:rPr>
        <w:t>Tomcat server</w:t>
      </w:r>
    </w:p>
    <w:p w:rsidR="00482D97" w:rsidRPr="00A81ED9" w:rsidRDefault="00482D97" w:rsidP="00482D97">
      <w:pPr>
        <w:pStyle w:val="ListParagraph"/>
        <w:numPr>
          <w:ilvl w:val="0"/>
          <w:numId w:val="35"/>
        </w:numPr>
        <w:spacing w:after="0" w:line="360" w:lineRule="auto"/>
        <w:rPr>
          <w:rFonts w:ascii="Times New Roman" w:hAnsi="Times New Roman" w:cs="Times New Roman"/>
        </w:rPr>
      </w:pPr>
      <w:r w:rsidRPr="00A81ED9">
        <w:rPr>
          <w:rFonts w:ascii="Times New Roman" w:hAnsi="Times New Roman" w:cs="Times New Roman"/>
        </w:rPr>
        <w:t>Database Server</w:t>
      </w:r>
    </w:p>
    <w:p w:rsidR="00482D97" w:rsidRDefault="00482D97" w:rsidP="00482D97">
      <w:pPr>
        <w:spacing w:line="360" w:lineRule="auto"/>
        <w:rPr>
          <w:rFonts w:ascii="Times New Roman" w:hAnsi="Times New Roman" w:cs="Times New Roman"/>
          <w:b/>
        </w:rPr>
      </w:pPr>
      <w:r>
        <w:rPr>
          <w:rFonts w:ascii="Times New Roman" w:hAnsi="Times New Roman" w:cs="Times New Roman"/>
          <w:b/>
        </w:rPr>
        <w:t>3.2.2 REQUIREMENTS TO RUN THIS APPLICATION SOFTWARE</w:t>
      </w:r>
    </w:p>
    <w:p w:rsidR="00482D97" w:rsidRPr="00BE7964" w:rsidRDefault="00482D97" w:rsidP="00482D97">
      <w:pPr>
        <w:pStyle w:val="ListParagraph"/>
        <w:numPr>
          <w:ilvl w:val="0"/>
          <w:numId w:val="36"/>
        </w:numPr>
        <w:spacing w:after="0" w:line="360" w:lineRule="auto"/>
        <w:rPr>
          <w:rFonts w:ascii="Times New Roman" w:hAnsi="Times New Roman" w:cs="Times New Roman"/>
        </w:rPr>
      </w:pPr>
      <w:r w:rsidRPr="00BE7964">
        <w:rPr>
          <w:rFonts w:ascii="Times New Roman" w:hAnsi="Times New Roman" w:cs="Times New Roman"/>
        </w:rPr>
        <w:t>Computer Processor must not be lesser than 1.2 GHZ.</w:t>
      </w:r>
    </w:p>
    <w:p w:rsidR="00482D97" w:rsidRPr="00BE7964" w:rsidRDefault="00482D97" w:rsidP="00482D97">
      <w:pPr>
        <w:pStyle w:val="ListParagraph"/>
        <w:numPr>
          <w:ilvl w:val="0"/>
          <w:numId w:val="36"/>
        </w:numPr>
        <w:spacing w:after="0" w:line="360" w:lineRule="auto"/>
        <w:rPr>
          <w:rFonts w:ascii="Times New Roman" w:hAnsi="Times New Roman" w:cs="Times New Roman"/>
        </w:rPr>
      </w:pPr>
      <w:r w:rsidRPr="00BE7964">
        <w:rPr>
          <w:rFonts w:ascii="Times New Roman" w:hAnsi="Times New Roman" w:cs="Times New Roman"/>
        </w:rPr>
        <w:t>Computer Ram must not be less than 1GB for the application to run smoothly.</w:t>
      </w:r>
    </w:p>
    <w:p w:rsidR="00482D97" w:rsidRPr="00BE7964" w:rsidRDefault="00482D97" w:rsidP="00482D97">
      <w:pPr>
        <w:pStyle w:val="ListParagraph"/>
        <w:numPr>
          <w:ilvl w:val="0"/>
          <w:numId w:val="36"/>
        </w:numPr>
        <w:spacing w:after="0" w:line="360" w:lineRule="auto"/>
        <w:rPr>
          <w:rFonts w:ascii="Times New Roman" w:hAnsi="Times New Roman" w:cs="Times New Roman"/>
        </w:rPr>
      </w:pPr>
      <w:r w:rsidRPr="00BE7964">
        <w:rPr>
          <w:rFonts w:ascii="Times New Roman" w:hAnsi="Times New Roman" w:cs="Times New Roman"/>
        </w:rPr>
        <w:t xml:space="preserve">Computer Hard drive space must not be lesser than 1GB. </w:t>
      </w:r>
    </w:p>
    <w:p w:rsidR="00482D97" w:rsidRDefault="00482D97" w:rsidP="00482D97">
      <w:pPr>
        <w:pStyle w:val="ListParagraph"/>
        <w:numPr>
          <w:ilvl w:val="0"/>
          <w:numId w:val="36"/>
        </w:numPr>
        <w:spacing w:after="0" w:line="360" w:lineRule="auto"/>
        <w:rPr>
          <w:rFonts w:ascii="Times New Roman" w:hAnsi="Times New Roman" w:cs="Times New Roman"/>
        </w:rPr>
      </w:pPr>
      <w:r w:rsidRPr="00BE7964">
        <w:rPr>
          <w:rFonts w:ascii="Times New Roman" w:hAnsi="Times New Roman" w:cs="Times New Roman"/>
        </w:rPr>
        <w:t>Computer must have an apache server to host the application.</w:t>
      </w:r>
    </w:p>
    <w:p w:rsidR="007835F4" w:rsidRPr="007835F4" w:rsidRDefault="007835F4" w:rsidP="003011FC">
      <w:pPr>
        <w:spacing w:after="0" w:line="360" w:lineRule="auto"/>
        <w:rPr>
          <w:rFonts w:ascii="Times New Roman" w:hAnsi="Times New Roman" w:cs="Times New Roman"/>
          <w:b/>
          <w:color w:val="0000CC"/>
        </w:rPr>
      </w:pPr>
      <w:commentRangeStart w:id="28"/>
      <w:r w:rsidRPr="007835F4">
        <w:rPr>
          <w:rFonts w:ascii="Times New Roman" w:hAnsi="Times New Roman" w:cs="Times New Roman"/>
          <w:b/>
          <w:color w:val="0000CC"/>
        </w:rPr>
        <w:t>Provide the System Flow Chart HERE</w:t>
      </w:r>
      <w:commentRangeEnd w:id="28"/>
      <w:r>
        <w:rPr>
          <w:rStyle w:val="CommentReference"/>
        </w:rPr>
        <w:commentReference w:id="28"/>
      </w:r>
    </w:p>
    <w:p w:rsidR="00482D97" w:rsidRDefault="00482D97" w:rsidP="00482D97">
      <w:pPr>
        <w:spacing w:line="360" w:lineRule="auto"/>
        <w:rPr>
          <w:rFonts w:ascii="Times New Roman" w:hAnsi="Times New Roman" w:cs="Times New Roman"/>
          <w:b/>
          <w:bCs/>
        </w:rPr>
      </w:pPr>
      <w:r>
        <w:rPr>
          <w:rFonts w:ascii="Times New Roman" w:hAnsi="Times New Roman" w:cs="Times New Roman"/>
          <w:b/>
          <w:bCs/>
        </w:rPr>
        <w:lastRenderedPageBreak/>
        <w:t>3.2.3 BRIEF INTRODUCTION ABOUT THE PROGRAMMING LANGUAGE</w:t>
      </w:r>
    </w:p>
    <w:p w:rsidR="00482D97" w:rsidRDefault="00482D97" w:rsidP="00482D97">
      <w:pPr>
        <w:pStyle w:val="NormalWeb"/>
      </w:pPr>
      <w:r>
        <w:t>PHP is a server scripting language, and a powerful tool for making dynamic and interactive Web pages.</w:t>
      </w:r>
    </w:p>
    <w:p w:rsidR="00482D97" w:rsidRDefault="00482D97" w:rsidP="00482D97">
      <w:pPr>
        <w:pStyle w:val="NormalWeb"/>
      </w:pPr>
      <w:r>
        <w:t>PHP is a widely-used, free, and efficient alternative to competitors such as Microsoft's ASP.</w:t>
      </w:r>
    </w:p>
    <w:p w:rsidR="00482D97" w:rsidRPr="00704441" w:rsidRDefault="00482D97" w:rsidP="00482D97">
      <w:pPr>
        <w:spacing w:before="100" w:beforeAutospacing="1" w:after="100" w:afterAutospacing="1" w:line="360" w:lineRule="auto"/>
        <w:outlineLvl w:val="1"/>
        <w:rPr>
          <w:rFonts w:ascii="Times New Roman" w:eastAsia="Times New Roman" w:hAnsi="Times New Roman" w:cs="Times New Roman"/>
          <w:b/>
          <w:bCs/>
          <w:sz w:val="24"/>
          <w:szCs w:val="24"/>
        </w:rPr>
      </w:pPr>
      <w:r w:rsidRPr="00704441">
        <w:rPr>
          <w:rFonts w:ascii="Times New Roman" w:eastAsia="Times New Roman" w:hAnsi="Times New Roman" w:cs="Times New Roman"/>
          <w:b/>
          <w:bCs/>
          <w:sz w:val="24"/>
          <w:szCs w:val="24"/>
        </w:rPr>
        <w:t>What is PHP?</w:t>
      </w:r>
    </w:p>
    <w:p w:rsidR="00482D97" w:rsidRPr="00704441" w:rsidRDefault="00482D97" w:rsidP="00482D97">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is an acronym for "PHP: Hypertext Preprocessor"</w:t>
      </w:r>
    </w:p>
    <w:p w:rsidR="00482D97" w:rsidRPr="00704441" w:rsidRDefault="00482D97" w:rsidP="00482D97">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is a widely-used, open source scripting language</w:t>
      </w:r>
    </w:p>
    <w:p w:rsidR="00482D97" w:rsidRPr="00704441" w:rsidRDefault="00482D97" w:rsidP="00482D97">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scripts are executed on the server</w:t>
      </w:r>
    </w:p>
    <w:p w:rsidR="00482D97" w:rsidRPr="00704441" w:rsidRDefault="00482D97" w:rsidP="00482D97">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is free to download and use</w:t>
      </w:r>
    </w:p>
    <w:p w:rsidR="00482D97" w:rsidRPr="00704441" w:rsidRDefault="00482D97" w:rsidP="00482D97">
      <w:pPr>
        <w:spacing w:before="100" w:beforeAutospacing="1" w:after="100" w:afterAutospacing="1" w:line="360" w:lineRule="auto"/>
        <w:outlineLvl w:val="1"/>
        <w:rPr>
          <w:rFonts w:ascii="Times New Roman" w:eastAsia="Times New Roman" w:hAnsi="Times New Roman" w:cs="Times New Roman"/>
          <w:b/>
          <w:bCs/>
          <w:sz w:val="24"/>
          <w:szCs w:val="24"/>
        </w:rPr>
      </w:pPr>
      <w:r w:rsidRPr="00704441">
        <w:rPr>
          <w:rFonts w:ascii="Times New Roman" w:eastAsia="Times New Roman" w:hAnsi="Times New Roman" w:cs="Times New Roman"/>
          <w:b/>
          <w:bCs/>
          <w:sz w:val="24"/>
          <w:szCs w:val="24"/>
        </w:rPr>
        <w:t>What is a PHP File?</w:t>
      </w:r>
    </w:p>
    <w:p w:rsidR="00482D97" w:rsidRPr="00704441" w:rsidRDefault="00482D97" w:rsidP="00482D97">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files can contain text, HTML, CSS, JavaScript, and PHP code</w:t>
      </w:r>
    </w:p>
    <w:p w:rsidR="00482D97" w:rsidRPr="00704441" w:rsidRDefault="00482D97" w:rsidP="00482D97">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code are executed on the server, and the result is returned to the browser as plain HTML</w:t>
      </w:r>
    </w:p>
    <w:p w:rsidR="00482D97" w:rsidRPr="00704441" w:rsidRDefault="00482D97" w:rsidP="00482D97">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files have extension ".</w:t>
      </w:r>
      <w:proofErr w:type="spellStart"/>
      <w:r w:rsidRPr="00704441">
        <w:rPr>
          <w:rFonts w:ascii="Times New Roman" w:eastAsia="Times New Roman" w:hAnsi="Times New Roman" w:cs="Times New Roman"/>
          <w:sz w:val="24"/>
          <w:szCs w:val="24"/>
        </w:rPr>
        <w:t>php</w:t>
      </w:r>
      <w:proofErr w:type="spellEnd"/>
      <w:r w:rsidRPr="00704441">
        <w:rPr>
          <w:rFonts w:ascii="Times New Roman" w:eastAsia="Times New Roman" w:hAnsi="Times New Roman" w:cs="Times New Roman"/>
          <w:sz w:val="24"/>
          <w:szCs w:val="24"/>
        </w:rPr>
        <w:t>"</w:t>
      </w:r>
    </w:p>
    <w:p w:rsidR="00482D97" w:rsidRPr="00704441" w:rsidRDefault="00482D97" w:rsidP="00482D97">
      <w:pPr>
        <w:spacing w:before="100" w:beforeAutospacing="1" w:after="100" w:afterAutospacing="1" w:line="360" w:lineRule="auto"/>
        <w:outlineLvl w:val="1"/>
        <w:rPr>
          <w:rFonts w:ascii="Times New Roman" w:eastAsia="Times New Roman" w:hAnsi="Times New Roman" w:cs="Times New Roman"/>
          <w:b/>
          <w:bCs/>
          <w:sz w:val="24"/>
          <w:szCs w:val="24"/>
        </w:rPr>
      </w:pPr>
      <w:r w:rsidRPr="00704441">
        <w:rPr>
          <w:rFonts w:ascii="Times New Roman" w:eastAsia="Times New Roman" w:hAnsi="Times New Roman" w:cs="Times New Roman"/>
          <w:b/>
          <w:bCs/>
          <w:sz w:val="24"/>
          <w:szCs w:val="24"/>
        </w:rPr>
        <w:t>What Can PHP Do?</w:t>
      </w:r>
    </w:p>
    <w:p w:rsidR="00482D97" w:rsidRPr="00704441" w:rsidRDefault="00482D97" w:rsidP="00482D97">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can generate dynamic page content</w:t>
      </w:r>
    </w:p>
    <w:p w:rsidR="00482D97" w:rsidRPr="00704441" w:rsidRDefault="00482D97" w:rsidP="00482D97">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can create, open, read, write, delete, and close files on the server</w:t>
      </w:r>
    </w:p>
    <w:p w:rsidR="00482D97" w:rsidRPr="00704441" w:rsidRDefault="00482D97" w:rsidP="00482D97">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can collect form data</w:t>
      </w:r>
    </w:p>
    <w:p w:rsidR="00482D97" w:rsidRPr="00704441" w:rsidRDefault="00482D97" w:rsidP="00482D97">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can send and receive cookies</w:t>
      </w:r>
    </w:p>
    <w:p w:rsidR="00482D97" w:rsidRPr="00704441" w:rsidRDefault="00482D97" w:rsidP="00482D97">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can add, delete, modify data in your database</w:t>
      </w:r>
    </w:p>
    <w:p w:rsidR="00482D97" w:rsidRPr="00704441" w:rsidRDefault="00482D97" w:rsidP="00482D97">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can be used to control user-access</w:t>
      </w:r>
    </w:p>
    <w:p w:rsidR="00482D97" w:rsidRPr="00704441" w:rsidRDefault="00482D97" w:rsidP="00482D97">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can encrypt data</w:t>
      </w:r>
    </w:p>
    <w:p w:rsidR="00482D97" w:rsidRPr="003011FC" w:rsidRDefault="00482D97" w:rsidP="003011FC">
      <w:p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 xml:space="preserve">With PHP you are not limited to output HTML. You can output images, PDF files, and even </w:t>
      </w:r>
      <w:proofErr w:type="gramStart"/>
      <w:r w:rsidRPr="00704441">
        <w:rPr>
          <w:rFonts w:ascii="Times New Roman" w:eastAsia="Times New Roman" w:hAnsi="Times New Roman" w:cs="Times New Roman"/>
          <w:sz w:val="24"/>
          <w:szCs w:val="24"/>
        </w:rPr>
        <w:t>Flash</w:t>
      </w:r>
      <w:proofErr w:type="gramEnd"/>
      <w:r w:rsidRPr="00704441">
        <w:rPr>
          <w:rFonts w:ascii="Times New Roman" w:eastAsia="Times New Roman" w:hAnsi="Times New Roman" w:cs="Times New Roman"/>
          <w:sz w:val="24"/>
          <w:szCs w:val="24"/>
        </w:rPr>
        <w:t xml:space="preserve"> movies. You can also output any text, such as XHTML and XML.</w:t>
      </w:r>
    </w:p>
    <w:p w:rsidR="00482D97" w:rsidRPr="00704441" w:rsidRDefault="00482D97" w:rsidP="00482D97">
      <w:pPr>
        <w:spacing w:before="100" w:beforeAutospacing="1" w:after="100" w:afterAutospacing="1" w:line="360" w:lineRule="auto"/>
        <w:outlineLvl w:val="1"/>
        <w:rPr>
          <w:rFonts w:ascii="Times New Roman" w:eastAsia="Times New Roman" w:hAnsi="Times New Roman" w:cs="Times New Roman"/>
          <w:b/>
          <w:bCs/>
          <w:sz w:val="24"/>
          <w:szCs w:val="24"/>
        </w:rPr>
      </w:pPr>
      <w:r w:rsidRPr="00704441">
        <w:rPr>
          <w:rFonts w:ascii="Times New Roman" w:eastAsia="Times New Roman" w:hAnsi="Times New Roman" w:cs="Times New Roman"/>
          <w:b/>
          <w:bCs/>
          <w:sz w:val="24"/>
          <w:szCs w:val="24"/>
        </w:rPr>
        <w:t>Why PHP?</w:t>
      </w:r>
    </w:p>
    <w:p w:rsidR="00482D97" w:rsidRPr="00704441" w:rsidRDefault="00482D97" w:rsidP="00482D97">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lastRenderedPageBreak/>
        <w:t xml:space="preserve">PHP runs on various platforms (Windows, Linux, </w:t>
      </w:r>
      <w:proofErr w:type="gramStart"/>
      <w:r w:rsidRPr="00704441">
        <w:rPr>
          <w:rFonts w:ascii="Times New Roman" w:eastAsia="Times New Roman" w:hAnsi="Times New Roman" w:cs="Times New Roman"/>
          <w:sz w:val="24"/>
          <w:szCs w:val="24"/>
        </w:rPr>
        <w:t>Unix</w:t>
      </w:r>
      <w:proofErr w:type="gramEnd"/>
      <w:r w:rsidRPr="00704441">
        <w:rPr>
          <w:rFonts w:ascii="Times New Roman" w:eastAsia="Times New Roman" w:hAnsi="Times New Roman" w:cs="Times New Roman"/>
          <w:sz w:val="24"/>
          <w:szCs w:val="24"/>
        </w:rPr>
        <w:t>, Mac OS X, etc.)</w:t>
      </w:r>
    </w:p>
    <w:p w:rsidR="00482D97" w:rsidRPr="00704441" w:rsidRDefault="00482D97" w:rsidP="00482D97">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is compatible with almost all servers used today (Apache, IIS, etc.)</w:t>
      </w:r>
    </w:p>
    <w:p w:rsidR="00482D97" w:rsidRPr="00704441" w:rsidRDefault="00482D97" w:rsidP="00482D97">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supports a wide range of databases</w:t>
      </w:r>
    </w:p>
    <w:p w:rsidR="00482D97" w:rsidRPr="00704441" w:rsidRDefault="00482D97" w:rsidP="00482D97">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 xml:space="preserve">PHP is free. Download it from the official PHP resource: </w:t>
      </w:r>
      <w:hyperlink r:id="rId65" w:tgtFrame="_blank" w:history="1">
        <w:r w:rsidRPr="00704441">
          <w:rPr>
            <w:rFonts w:ascii="Times New Roman" w:eastAsia="Times New Roman" w:hAnsi="Times New Roman" w:cs="Times New Roman"/>
            <w:color w:val="0000FF"/>
            <w:sz w:val="24"/>
            <w:szCs w:val="24"/>
            <w:u w:val="single"/>
          </w:rPr>
          <w:t>www.php.net</w:t>
        </w:r>
      </w:hyperlink>
    </w:p>
    <w:p w:rsidR="00482D97" w:rsidRPr="00704441" w:rsidRDefault="00482D97" w:rsidP="00482D97">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704441">
        <w:rPr>
          <w:rFonts w:ascii="Times New Roman" w:eastAsia="Times New Roman" w:hAnsi="Times New Roman" w:cs="Times New Roman"/>
          <w:sz w:val="24"/>
          <w:szCs w:val="24"/>
        </w:rPr>
        <w:t>PHP is easy to learn and runs efficiently on the server side</w:t>
      </w:r>
    </w:p>
    <w:p w:rsidR="00482D97" w:rsidRPr="00A27FA1" w:rsidRDefault="00482D97" w:rsidP="00482D97">
      <w:pPr>
        <w:spacing w:line="360" w:lineRule="auto"/>
        <w:rPr>
          <w:rFonts w:ascii="Times New Roman" w:hAnsi="Times New Roman" w:cs="Times New Roman"/>
          <w:b/>
          <w:bCs/>
        </w:rPr>
      </w:pPr>
    </w:p>
    <w:p w:rsidR="00482D97" w:rsidRDefault="00482D97" w:rsidP="00482D97">
      <w:pPr>
        <w:spacing w:line="360" w:lineRule="auto"/>
        <w:rPr>
          <w:rFonts w:ascii="Times New Roman" w:hAnsi="Times New Roman" w:cs="Times New Roman"/>
          <w:b/>
        </w:rPr>
      </w:pPr>
      <w:r w:rsidRPr="007C0517">
        <w:rPr>
          <w:rFonts w:ascii="Times New Roman" w:hAnsi="Times New Roman" w:cs="Times New Roman"/>
          <w:b/>
        </w:rPr>
        <w:t>3.3 THE EQUATIONS USED TO DEVELOP THE SOFTWARE</w:t>
      </w:r>
    </w:p>
    <w:p w:rsidR="00482D97" w:rsidRDefault="00482D97" w:rsidP="00482D97">
      <w:pPr>
        <w:pStyle w:val="PlainText"/>
        <w:spacing w:line="360" w:lineRule="auto"/>
        <w:jc w:val="both"/>
        <w:rPr>
          <w:rFonts w:ascii="Times New Roman" w:hAnsi="Times New Roman"/>
          <w:b/>
          <w:bCs/>
          <w:sz w:val="24"/>
          <w:szCs w:val="24"/>
          <w:vertAlign w:val="baseline"/>
          <w:lang w:val="en-GB"/>
        </w:rPr>
      </w:pPr>
    </w:p>
    <w:p w:rsidR="00482D97" w:rsidRPr="007F1EE7" w:rsidRDefault="00482D97" w:rsidP="00482D97">
      <w:pPr>
        <w:pStyle w:val="PlainText"/>
        <w:spacing w:line="360" w:lineRule="auto"/>
        <w:jc w:val="both"/>
        <w:rPr>
          <w:rFonts w:ascii="Times New Roman" w:hAnsi="Times New Roman"/>
          <w:sz w:val="24"/>
          <w:szCs w:val="24"/>
          <w:vertAlign w:val="baseline"/>
        </w:rPr>
      </w:pPr>
      <w:r w:rsidRPr="007C0517">
        <w:rPr>
          <w:rFonts w:ascii="Times New Roman" w:hAnsi="Times New Roman"/>
          <w:bCs/>
          <w:sz w:val="24"/>
          <w:szCs w:val="24"/>
          <w:vertAlign w:val="baseline"/>
          <w:lang w:val="en-GB"/>
        </w:rPr>
        <w:t>For Non-Ideal Mixture</w:t>
      </w:r>
      <w:r w:rsidRPr="007C0517">
        <w:rPr>
          <w:rFonts w:ascii="Times New Roman" w:hAnsi="Times New Roman"/>
          <w:sz w:val="24"/>
          <w:szCs w:val="24"/>
          <w:vertAlign w:val="baseline"/>
        </w:rPr>
        <w:t>,</w:t>
      </w:r>
      <w:r>
        <w:rPr>
          <w:rFonts w:ascii="Times New Roman" w:hAnsi="Times New Roman"/>
          <w:sz w:val="24"/>
          <w:szCs w:val="24"/>
          <w:vertAlign w:val="baseline"/>
        </w:rPr>
        <w:t xml:space="preserve"> </w:t>
      </w:r>
      <w:r w:rsidRPr="007F1EE7">
        <w:rPr>
          <w:rFonts w:ascii="Times New Roman" w:hAnsi="Times New Roman"/>
          <w:bCs/>
          <w:sz w:val="24"/>
          <w:szCs w:val="24"/>
          <w:vertAlign w:val="baseline"/>
          <w:lang w:val="en-GB"/>
        </w:rPr>
        <w:t>The Equilibrium equation is as follows</w:t>
      </w:r>
    </w:p>
    <w:p w:rsidR="00482D97" w:rsidRDefault="003A552F" w:rsidP="00482D97">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pict>
          <v:shape id="_x0000_s1071" type="#_x0000_t75" style="position:absolute;left:0;text-align:left;margin-left:18.7pt;margin-top:2.5pt;width:172pt;height:38pt;z-index:251664384;visibility:visible">
            <v:imagedata r:id="rId35" o:title=""/>
          </v:shape>
          <o:OLEObject Type="Embed" ProgID="Equation.3" ShapeID="_x0000_s1071" DrawAspect="Content" ObjectID="_1538389679" r:id="rId66"/>
        </w:pict>
      </w:r>
    </w:p>
    <w:p w:rsidR="00482D97" w:rsidRDefault="00482D97" w:rsidP="00482D97">
      <w:pPr>
        <w:pStyle w:val="PlainText"/>
        <w:spacing w:line="360" w:lineRule="auto"/>
        <w:jc w:val="both"/>
        <w:rPr>
          <w:rFonts w:ascii="Times New Roman" w:hAnsi="Times New Roman"/>
          <w:sz w:val="24"/>
          <w:szCs w:val="24"/>
          <w:vertAlign w:val="baseline"/>
          <w:lang w:val="en-GB"/>
        </w:rPr>
      </w:pPr>
    </w:p>
    <w:p w:rsidR="00482D97" w:rsidRDefault="00482D97" w:rsidP="00482D97">
      <w:pPr>
        <w:pStyle w:val="PlainText"/>
        <w:spacing w:line="360" w:lineRule="auto"/>
        <w:jc w:val="both"/>
        <w:rPr>
          <w:rFonts w:ascii="Times New Roman" w:hAnsi="Times New Roman"/>
          <w:sz w:val="24"/>
          <w:szCs w:val="24"/>
          <w:vertAlign w:val="baseline"/>
          <w:lang w:val="en-GB"/>
        </w:rPr>
      </w:pPr>
    </w:p>
    <w:p w:rsidR="00482D97" w:rsidRDefault="003A552F" w:rsidP="00482D97">
      <w:pPr>
        <w:pStyle w:val="PlainText"/>
        <w:spacing w:line="360" w:lineRule="auto"/>
        <w:jc w:val="both"/>
        <w:rPr>
          <w:rFonts w:ascii="Times New Roman" w:hAnsi="Times New Roman"/>
          <w:sz w:val="24"/>
          <w:szCs w:val="24"/>
          <w:vertAlign w:val="baseline"/>
          <w:lang w:val="en-GB"/>
        </w:rPr>
      </w:pPr>
      <w:r>
        <w:rPr>
          <w:rFonts w:ascii="Times New Roman" w:hAnsi="Times New Roman"/>
          <w:noProof/>
          <w:sz w:val="24"/>
          <w:szCs w:val="24"/>
          <w:vertAlign w:val="baseline"/>
        </w:rPr>
        <w:pict>
          <v:shape id="_x0000_s1072" type="#_x0000_t75" style="position:absolute;left:0;text-align:left;margin-left:44.05pt;margin-top:6.7pt;width:172pt;height:57pt;z-index:251665408;visibility:visible">
            <v:imagedata r:id="rId37" o:title=""/>
          </v:shape>
          <o:OLEObject Type="Embed" ProgID="Equation.3" ShapeID="_x0000_s1072" DrawAspect="Content" ObjectID="_1538389680" r:id="rId67"/>
        </w:pict>
      </w:r>
      <w:r w:rsidR="00482D97">
        <w:rPr>
          <w:rFonts w:ascii="Times New Roman" w:hAnsi="Times New Roman"/>
          <w:sz w:val="24"/>
          <w:szCs w:val="24"/>
          <w:vertAlign w:val="baseline"/>
          <w:lang w:val="en-GB"/>
        </w:rPr>
        <w:t xml:space="preserve"> And </w:t>
      </w:r>
    </w:p>
    <w:p w:rsidR="00482D97" w:rsidRDefault="00482D97" w:rsidP="00482D97">
      <w:pPr>
        <w:pStyle w:val="PlainText"/>
        <w:spacing w:line="360" w:lineRule="auto"/>
        <w:jc w:val="both"/>
        <w:rPr>
          <w:rFonts w:ascii="Times New Roman" w:hAnsi="Times New Roman"/>
          <w:sz w:val="24"/>
          <w:szCs w:val="24"/>
          <w:vertAlign w:val="baseline"/>
          <w:lang w:val="en-GB"/>
        </w:rPr>
      </w:pPr>
    </w:p>
    <w:p w:rsidR="00482D97" w:rsidRDefault="00482D97" w:rsidP="00482D97">
      <w:pPr>
        <w:pStyle w:val="PlainText"/>
        <w:spacing w:line="360" w:lineRule="auto"/>
        <w:jc w:val="both"/>
        <w:rPr>
          <w:rFonts w:ascii="Times New Roman" w:hAnsi="Times New Roman"/>
          <w:sz w:val="24"/>
          <w:szCs w:val="24"/>
          <w:vertAlign w:val="baseline"/>
          <w:lang w:val="en-GB"/>
        </w:rPr>
      </w:pPr>
    </w:p>
    <w:p w:rsidR="00482D97" w:rsidRDefault="00482D97" w:rsidP="00482D97">
      <w:pPr>
        <w:pStyle w:val="PlainText"/>
        <w:spacing w:line="360" w:lineRule="auto"/>
        <w:jc w:val="both"/>
        <w:rPr>
          <w:rFonts w:ascii="Times New Roman" w:hAnsi="Times New Roman"/>
          <w:sz w:val="24"/>
          <w:szCs w:val="24"/>
          <w:vertAlign w:val="baseline"/>
          <w:lang w:val="en-GB"/>
        </w:rPr>
      </w:pPr>
    </w:p>
    <w:p w:rsidR="00482D97" w:rsidRDefault="00482D97" w:rsidP="00482D97">
      <w:pPr>
        <w:pStyle w:val="PlainText"/>
        <w:spacing w:line="360" w:lineRule="auto"/>
        <w:jc w:val="both"/>
        <w:rPr>
          <w:rFonts w:ascii="Times New Roman" w:hAnsi="Times New Roman"/>
          <w:sz w:val="24"/>
          <w:szCs w:val="24"/>
          <w:vertAlign w:val="baseline"/>
          <w:lang w:val="en-GB"/>
        </w:rPr>
      </w:pPr>
      <w:r>
        <w:rPr>
          <w:rFonts w:ascii="Times New Roman" w:hAnsi="Times New Roman"/>
          <w:sz w:val="24"/>
          <w:szCs w:val="24"/>
          <w:vertAlign w:val="baseline"/>
          <w:lang w:val="en-GB"/>
        </w:rPr>
        <w:t xml:space="preserve">Where </w:t>
      </w:r>
    </w:p>
    <w:p w:rsidR="00482D97" w:rsidRDefault="003A552F" w:rsidP="00482D97">
      <w:pPr>
        <w:pStyle w:val="PlainText"/>
        <w:spacing w:line="360" w:lineRule="auto"/>
        <w:jc w:val="both"/>
        <w:rPr>
          <w:rFonts w:ascii="Times New Roman" w:hAnsi="Times New Roman"/>
          <w:sz w:val="24"/>
          <w:szCs w:val="24"/>
          <w:vertAlign w:val="baseline"/>
          <w:lang w:val="en-GB"/>
        </w:rPr>
      </w:pPr>
      <w:r>
        <w:rPr>
          <w:rFonts w:ascii="Times New Roman" w:hAnsi="Times New Roman"/>
          <w:noProof/>
        </w:rPr>
        <w:pict>
          <v:shape id="_x0000_s1074" type="#_x0000_t75" style="position:absolute;left:0;text-align:left;margin-left:55.05pt;margin-top:5.6pt;width:66pt;height:37pt;z-index:251667456;visibility:visible">
            <v:imagedata r:id="rId39" o:title=""/>
          </v:shape>
          <o:OLEObject Type="Embed" ProgID="Equation.3" ShapeID="_x0000_s1074" DrawAspect="Content" ObjectID="_1538389681" r:id="rId68"/>
        </w:pict>
      </w:r>
    </w:p>
    <w:p w:rsidR="00482D97" w:rsidRDefault="00482D97" w:rsidP="00482D97">
      <w:pPr>
        <w:pStyle w:val="PlainText"/>
        <w:spacing w:line="360" w:lineRule="auto"/>
        <w:jc w:val="both"/>
        <w:rPr>
          <w:rFonts w:ascii="Times New Roman" w:hAnsi="Times New Roman"/>
          <w:sz w:val="24"/>
          <w:szCs w:val="24"/>
          <w:vertAlign w:val="baseline"/>
          <w:lang w:val="en-GB"/>
        </w:rPr>
      </w:pPr>
    </w:p>
    <w:p w:rsidR="00482D97" w:rsidRDefault="00482D97" w:rsidP="00482D97">
      <w:pPr>
        <w:spacing w:line="360" w:lineRule="auto"/>
        <w:rPr>
          <w:rFonts w:ascii="Times New Roman" w:hAnsi="Times New Roman" w:cs="Times New Roman"/>
        </w:rPr>
      </w:pPr>
    </w:p>
    <w:p w:rsidR="00482D97" w:rsidRDefault="00482D97" w:rsidP="00482D97">
      <w:pPr>
        <w:tabs>
          <w:tab w:val="left" w:pos="720"/>
          <w:tab w:val="left" w:pos="1440"/>
        </w:tabs>
        <w:rPr>
          <w:b/>
        </w:rPr>
      </w:pPr>
      <w:r>
        <w:rPr>
          <w:b/>
        </w:rPr>
        <w:t>Vapor-Liquid Equilibrium Calculations Using K Values</w:t>
      </w:r>
    </w:p>
    <w:p w:rsidR="00482D97" w:rsidRDefault="00482D97" w:rsidP="00482D97">
      <w:pPr>
        <w:tabs>
          <w:tab w:val="left" w:pos="720"/>
          <w:tab w:val="left" w:pos="1440"/>
        </w:tabs>
        <w:jc w:val="both"/>
      </w:pPr>
    </w:p>
    <w:p w:rsidR="00482D97" w:rsidRDefault="00482D97" w:rsidP="00482D97">
      <w:pPr>
        <w:tabs>
          <w:tab w:val="left" w:pos="720"/>
          <w:tab w:val="left" w:pos="1440"/>
        </w:tabs>
        <w:jc w:val="both"/>
      </w:pPr>
      <w:r>
        <w:t>The vapor-liquid equilibrium constant or distribution coefficient for component A is defined as</w:t>
      </w:r>
    </w:p>
    <w:p w:rsidR="00482D97" w:rsidRDefault="003A552F" w:rsidP="00482D97">
      <w:pPr>
        <w:tabs>
          <w:tab w:val="left" w:pos="720"/>
          <w:tab w:val="left" w:pos="1440"/>
          <w:tab w:val="left" w:pos="7920"/>
        </w:tabs>
        <w:jc w:val="both"/>
      </w:pPr>
      <w:r>
        <w:rPr>
          <w:rFonts w:ascii="Times New Roman" w:hAnsi="Times New Roman"/>
          <w:noProof/>
          <w:sz w:val="24"/>
          <w:szCs w:val="24"/>
        </w:rPr>
        <w:pict>
          <v:shape id="_x0000_s1073" type="#_x0000_t75" style="position:absolute;left:0;text-align:left;margin-left:145.8pt;margin-top:8.6pt;width:66pt;height:37pt;z-index:251666432;visibility:visible">
            <v:imagedata r:id="rId39" o:title=""/>
          </v:shape>
          <o:OLEObject Type="Embed" ProgID="Equation.3" ShapeID="_x0000_s1073" DrawAspect="Content" ObjectID="_1538389682" r:id="rId69"/>
        </w:pict>
      </w:r>
      <w:r w:rsidR="00482D97">
        <w:tab/>
      </w:r>
      <w:r w:rsidR="00482D97">
        <w:tab/>
      </w:r>
    </w:p>
    <w:p w:rsidR="00482D97" w:rsidRDefault="00482D97" w:rsidP="00482D97">
      <w:pPr>
        <w:tabs>
          <w:tab w:val="left" w:pos="720"/>
          <w:tab w:val="left" w:pos="1440"/>
          <w:tab w:val="left" w:pos="7920"/>
        </w:tabs>
        <w:jc w:val="both"/>
      </w:pPr>
    </w:p>
    <w:p w:rsidR="00482D97" w:rsidRDefault="00482D97" w:rsidP="00482D97">
      <w:pPr>
        <w:tabs>
          <w:tab w:val="left" w:pos="720"/>
          <w:tab w:val="left" w:pos="1440"/>
          <w:tab w:val="left" w:pos="7920"/>
        </w:tabs>
        <w:jc w:val="both"/>
      </w:pPr>
    </w:p>
    <w:p w:rsidR="00482D97" w:rsidRDefault="00482D97" w:rsidP="00482D97">
      <w:pPr>
        <w:tabs>
          <w:tab w:val="left" w:pos="720"/>
          <w:tab w:val="left" w:pos="1440"/>
          <w:tab w:val="left" w:pos="7920"/>
        </w:tabs>
        <w:jc w:val="both"/>
      </w:pPr>
      <w:r>
        <w:tab/>
      </w:r>
    </w:p>
    <w:p w:rsidR="00482D97" w:rsidRDefault="00482D97" w:rsidP="00482D97">
      <w:pPr>
        <w:tabs>
          <w:tab w:val="left" w:pos="720"/>
          <w:tab w:val="left" w:pos="1440"/>
          <w:tab w:val="left" w:pos="7920"/>
        </w:tabs>
        <w:jc w:val="both"/>
      </w:pPr>
      <w:proofErr w:type="gramStart"/>
      <w:r>
        <w:t>where</w:t>
      </w:r>
      <w:proofErr w:type="gramEnd"/>
      <w:r>
        <w:tab/>
      </w:r>
      <w:proofErr w:type="spellStart"/>
      <w:r>
        <w:t>Y</w:t>
      </w:r>
      <w:r w:rsidRPr="00024086">
        <w:rPr>
          <w:vertAlign w:val="subscript"/>
        </w:rPr>
        <w:t>j</w:t>
      </w:r>
      <w:proofErr w:type="spellEnd"/>
      <w:r>
        <w:t xml:space="preserve"> = mole fraction of j in the vapor phase and </w:t>
      </w:r>
      <w:proofErr w:type="spellStart"/>
      <w:r>
        <w:t>X</w:t>
      </w:r>
      <w:r w:rsidRPr="00024086">
        <w:rPr>
          <w:vertAlign w:val="subscript"/>
        </w:rPr>
        <w:t>j</w:t>
      </w:r>
      <w:proofErr w:type="spellEnd"/>
      <w:r>
        <w:t xml:space="preserve"> = mole fraction of A in the liquid phase</w:t>
      </w:r>
    </w:p>
    <w:p w:rsidR="00482D97" w:rsidRDefault="00482D97" w:rsidP="00482D97">
      <w:pPr>
        <w:tabs>
          <w:tab w:val="left" w:pos="720"/>
          <w:tab w:val="left" w:pos="1440"/>
          <w:tab w:val="left" w:pos="7920"/>
        </w:tabs>
        <w:jc w:val="both"/>
      </w:pPr>
      <w:r>
        <w:lastRenderedPageBreak/>
        <w:tab/>
      </w:r>
    </w:p>
    <w:p w:rsidR="00482D97" w:rsidRDefault="00482D97" w:rsidP="00482D97">
      <w:pPr>
        <w:tabs>
          <w:tab w:val="left" w:pos="720"/>
          <w:tab w:val="left" w:pos="1440"/>
          <w:tab w:val="left" w:pos="7920"/>
        </w:tabs>
        <w:jc w:val="both"/>
      </w:pPr>
      <w:r>
        <w:t xml:space="preserve">For light hydrocarbon systems (methane to </w:t>
      </w:r>
      <w:proofErr w:type="spellStart"/>
      <w:r>
        <w:t>decane</w:t>
      </w:r>
      <w:proofErr w:type="spellEnd"/>
      <w:r>
        <w:t>), the K values have been determined semi-</w:t>
      </w:r>
      <w:proofErr w:type="spellStart"/>
      <w:r>
        <w:t>emperically</w:t>
      </w:r>
      <w:proofErr w:type="spellEnd"/>
      <w:r>
        <w:t xml:space="preserve"> and can be evaluated from the equations given in Table 3.1. In general, K is a function of temperature, pressure, and com</w:t>
      </w:r>
      <w:r w:rsidR="003011FC">
        <w:t>position.</w:t>
      </w:r>
    </w:p>
    <w:p w:rsidR="003011FC" w:rsidRPr="003011FC" w:rsidRDefault="003011FC" w:rsidP="00482D97">
      <w:pPr>
        <w:tabs>
          <w:tab w:val="left" w:pos="720"/>
          <w:tab w:val="left" w:pos="1440"/>
          <w:tab w:val="left" w:pos="7920"/>
        </w:tabs>
        <w:jc w:val="both"/>
      </w:pPr>
    </w:p>
    <w:p w:rsidR="00482D97" w:rsidRDefault="00482D97" w:rsidP="00482D97">
      <w:pPr>
        <w:pStyle w:val="time"/>
        <w:pBdr>
          <w:bottom w:val="double" w:sz="6" w:space="1" w:color="auto"/>
        </w:pBdr>
        <w:jc w:val="center"/>
        <w:rPr>
          <w:b/>
        </w:rPr>
      </w:pPr>
      <w:proofErr w:type="gramStart"/>
      <w:r>
        <w:rPr>
          <w:b/>
        </w:rPr>
        <w:t>Table 3.1.</w:t>
      </w:r>
      <w:proofErr w:type="gramEnd"/>
      <w:r>
        <w:rPr>
          <w:b/>
        </w:rPr>
        <w:t xml:space="preserve"> Equilibrium K values for light hydrocarbon systems</w:t>
      </w:r>
    </w:p>
    <w:p w:rsidR="00482D97" w:rsidRDefault="00482D97" w:rsidP="00482D97">
      <w:pPr>
        <w:pStyle w:val="time"/>
        <w:jc w:val="center"/>
        <w:rPr>
          <w:b/>
        </w:rPr>
      </w:pPr>
    </w:p>
    <w:p w:rsidR="00482D97" w:rsidRDefault="00482D97" w:rsidP="00482D97">
      <w:pPr>
        <w:pStyle w:val="time"/>
      </w:pPr>
      <w:r>
        <w:tab/>
      </w:r>
      <w:commentRangeStart w:id="29"/>
      <w:r>
        <w:t xml:space="preserve">(1) </w:t>
      </w:r>
      <w:proofErr w:type="gramStart"/>
      <w:r>
        <w:t>ln</w:t>
      </w:r>
      <w:proofErr w:type="gramEnd"/>
      <w:r>
        <w:t xml:space="preserve"> K = -A/T</w:t>
      </w:r>
      <w:r>
        <w:rPr>
          <w:position w:val="6"/>
          <w:sz w:val="20"/>
        </w:rPr>
        <w:t>2</w:t>
      </w:r>
      <w:r>
        <w:t xml:space="preserve"> + B - C ln(P) + D/P</w:t>
      </w:r>
      <w:r>
        <w:rPr>
          <w:position w:val="6"/>
          <w:sz w:val="20"/>
        </w:rPr>
        <w:t>2</w:t>
      </w:r>
    </w:p>
    <w:p w:rsidR="00482D97" w:rsidRDefault="00482D97" w:rsidP="00482D97">
      <w:pPr>
        <w:pStyle w:val="time"/>
        <w:rPr>
          <w:position w:val="6"/>
          <w:sz w:val="20"/>
        </w:rPr>
      </w:pPr>
      <w:r>
        <w:tab/>
        <w:t xml:space="preserve">(2) </w:t>
      </w:r>
      <w:proofErr w:type="gramStart"/>
      <w:r>
        <w:t>ln</w:t>
      </w:r>
      <w:proofErr w:type="gramEnd"/>
      <w:r>
        <w:t xml:space="preserve"> K = -A/T</w:t>
      </w:r>
      <w:r>
        <w:rPr>
          <w:position w:val="6"/>
          <w:sz w:val="20"/>
        </w:rPr>
        <w:t>2</w:t>
      </w:r>
      <w:r>
        <w:t xml:space="preserve"> + B - C ln(P) + D/P</w:t>
      </w:r>
    </w:p>
    <w:p w:rsidR="00482D97" w:rsidRDefault="00482D97" w:rsidP="00482D97">
      <w:pPr>
        <w:pStyle w:val="time"/>
      </w:pPr>
      <w:r>
        <w:rPr>
          <w:position w:val="6"/>
          <w:sz w:val="20"/>
        </w:rPr>
        <w:tab/>
      </w:r>
      <w:r>
        <w:t xml:space="preserve">(3) </w:t>
      </w:r>
      <w:proofErr w:type="gramStart"/>
      <w:r>
        <w:t>ln</w:t>
      </w:r>
      <w:proofErr w:type="gramEnd"/>
      <w:r>
        <w:t xml:space="preserve"> K = -A/T   + B - C ln(P)             </w:t>
      </w:r>
      <w:commentRangeEnd w:id="29"/>
      <w:r w:rsidR="007835F4">
        <w:rPr>
          <w:rStyle w:val="CommentReference"/>
          <w:rFonts w:asciiTheme="minorHAnsi" w:eastAsiaTheme="minorEastAsia" w:hAnsiTheme="minorHAnsi" w:cstheme="minorBidi"/>
        </w:rPr>
        <w:commentReference w:id="29"/>
      </w:r>
      <w:r>
        <w:t xml:space="preserve">    ,  where P is in psia, T is in </w:t>
      </w:r>
      <w:r>
        <w:rPr>
          <w:position w:val="6"/>
          <w:sz w:val="20"/>
        </w:rPr>
        <w:t>o</w:t>
      </w:r>
      <w:r>
        <w:t>R</w:t>
      </w:r>
    </w:p>
    <w:p w:rsidR="00482D97" w:rsidRDefault="00482D97" w:rsidP="00482D97">
      <w:pPr>
        <w:pStyle w:val="time"/>
      </w:pPr>
    </w:p>
    <w:p w:rsidR="00482D97" w:rsidRDefault="00482D97" w:rsidP="00482D97">
      <w:pPr>
        <w:pStyle w:val="time"/>
      </w:pPr>
    </w:p>
    <w:p w:rsidR="00482D97" w:rsidRDefault="00482D97" w:rsidP="00482D97">
      <w:pPr>
        <w:pStyle w:val="time"/>
      </w:pPr>
    </w:p>
    <w:p w:rsidR="00482D97" w:rsidRDefault="00482D97" w:rsidP="00482D97">
      <w:pPr>
        <w:pStyle w:val="time"/>
        <w:tabs>
          <w:tab w:val="left" w:pos="360"/>
          <w:tab w:val="left" w:pos="2160"/>
          <w:tab w:val="left" w:pos="3420"/>
          <w:tab w:val="left" w:pos="4860"/>
          <w:tab w:val="left" w:pos="6300"/>
          <w:tab w:val="left" w:pos="7380"/>
        </w:tabs>
      </w:pPr>
      <w:r>
        <w:t xml:space="preserve"> </w:t>
      </w:r>
      <w:r>
        <w:tab/>
      </w:r>
      <w:commentRangeStart w:id="30"/>
      <w:r>
        <w:t>Compounds</w:t>
      </w:r>
      <w:r>
        <w:tab/>
        <w:t>A</w:t>
      </w:r>
      <w:r>
        <w:tab/>
        <w:t>B</w:t>
      </w:r>
      <w:r>
        <w:tab/>
        <w:t>C</w:t>
      </w:r>
      <w:r>
        <w:tab/>
        <w:t>D</w:t>
      </w:r>
      <w:r>
        <w:tab/>
        <w:t>Form</w:t>
      </w:r>
      <w:r>
        <w:tab/>
      </w:r>
    </w:p>
    <w:p w:rsidR="00482D97" w:rsidRDefault="00482D97" w:rsidP="00482D97">
      <w:pPr>
        <w:pStyle w:val="time"/>
        <w:tabs>
          <w:tab w:val="left" w:pos="720"/>
          <w:tab w:val="left" w:pos="2340"/>
          <w:tab w:val="left" w:pos="3780"/>
          <w:tab w:val="left" w:pos="5580"/>
          <w:tab w:val="left" w:pos="6480"/>
        </w:tabs>
        <w:jc w:val="center"/>
      </w:pPr>
      <w:r>
        <w:t>=============================================================</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tab/>
      </w:r>
      <w:r w:rsidRPr="00B52C44">
        <w:rPr>
          <w:rFonts w:ascii="Times New Roman" w:hAnsi="Times New Roman"/>
        </w:rPr>
        <w:t>Methane</w:t>
      </w:r>
      <w:r w:rsidRPr="00B52C44">
        <w:rPr>
          <w:rFonts w:ascii="Times New Roman" w:hAnsi="Times New Roman"/>
        </w:rPr>
        <w:tab/>
        <w:t>292860</w:t>
      </w:r>
      <w:r w:rsidRPr="00B52C44">
        <w:rPr>
          <w:rFonts w:ascii="Times New Roman" w:hAnsi="Times New Roman"/>
        </w:rPr>
        <w:tab/>
        <w:t>8.2445</w:t>
      </w:r>
      <w:r w:rsidRPr="00B52C44">
        <w:rPr>
          <w:rFonts w:ascii="Times New Roman" w:hAnsi="Times New Roman"/>
        </w:rPr>
        <w:tab/>
        <w:t>.8951</w:t>
      </w:r>
      <w:r w:rsidRPr="00B52C44">
        <w:rPr>
          <w:rFonts w:ascii="Times New Roman" w:hAnsi="Times New Roman"/>
        </w:rPr>
        <w:tab/>
        <w:t>59.8465</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t>Ethylene</w:t>
      </w:r>
      <w:r w:rsidRPr="00B52C44">
        <w:rPr>
          <w:rFonts w:ascii="Times New Roman" w:hAnsi="Times New Roman"/>
        </w:rPr>
        <w:tab/>
        <w:t>600076.9</w:t>
      </w:r>
      <w:r w:rsidRPr="00B52C44">
        <w:rPr>
          <w:rFonts w:ascii="Times New Roman" w:hAnsi="Times New Roman"/>
        </w:rPr>
        <w:tab/>
        <w:t>7.90595</w:t>
      </w:r>
      <w:r w:rsidRPr="00B52C44">
        <w:rPr>
          <w:rFonts w:ascii="Times New Roman" w:hAnsi="Times New Roman"/>
        </w:rPr>
        <w:tab/>
        <w:t>.84677</w:t>
      </w:r>
      <w:r w:rsidRPr="00B52C44">
        <w:rPr>
          <w:rFonts w:ascii="Times New Roman" w:hAnsi="Times New Roman"/>
        </w:rPr>
        <w:tab/>
        <w:t>42.94594</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t>Ethane</w:t>
      </w:r>
      <w:r w:rsidRPr="00B52C44">
        <w:rPr>
          <w:rFonts w:ascii="Times New Roman" w:hAnsi="Times New Roman"/>
        </w:rPr>
        <w:tab/>
        <w:t>687248.2</w:t>
      </w:r>
      <w:r w:rsidRPr="00B52C44">
        <w:rPr>
          <w:rFonts w:ascii="Times New Roman" w:hAnsi="Times New Roman"/>
        </w:rPr>
        <w:tab/>
        <w:t>7.90694</w:t>
      </w:r>
      <w:r w:rsidRPr="00B52C44">
        <w:rPr>
          <w:rFonts w:ascii="Times New Roman" w:hAnsi="Times New Roman"/>
        </w:rPr>
        <w:tab/>
        <w:t>.866</w:t>
      </w:r>
      <w:r w:rsidRPr="00B52C44">
        <w:rPr>
          <w:rFonts w:ascii="Times New Roman" w:hAnsi="Times New Roman"/>
        </w:rPr>
        <w:tab/>
        <w:t>49.02654</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t>Propylene</w:t>
      </w:r>
      <w:r w:rsidRPr="00B52C44">
        <w:rPr>
          <w:rFonts w:ascii="Times New Roman" w:hAnsi="Times New Roman"/>
        </w:rPr>
        <w:tab/>
        <w:t>923484.7</w:t>
      </w:r>
      <w:r w:rsidRPr="00B52C44">
        <w:rPr>
          <w:rFonts w:ascii="Times New Roman" w:hAnsi="Times New Roman"/>
        </w:rPr>
        <w:tab/>
        <w:t>7.71725</w:t>
      </w:r>
      <w:r w:rsidRPr="00B52C44">
        <w:rPr>
          <w:rFonts w:ascii="Times New Roman" w:hAnsi="Times New Roman"/>
        </w:rPr>
        <w:tab/>
        <w:t>.87871</w:t>
      </w:r>
      <w:r w:rsidRPr="00B52C44">
        <w:rPr>
          <w:rFonts w:ascii="Times New Roman" w:hAnsi="Times New Roman"/>
        </w:rPr>
        <w:tab/>
        <w:t>47.67624</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t>Propane</w:t>
      </w:r>
      <w:r w:rsidRPr="00B52C44">
        <w:rPr>
          <w:rFonts w:ascii="Times New Roman" w:hAnsi="Times New Roman"/>
        </w:rPr>
        <w:tab/>
        <w:t>970688.6</w:t>
      </w:r>
      <w:r w:rsidRPr="00B52C44">
        <w:rPr>
          <w:rFonts w:ascii="Times New Roman" w:hAnsi="Times New Roman"/>
        </w:rPr>
        <w:tab/>
        <w:t>7.15059</w:t>
      </w:r>
      <w:r w:rsidRPr="00B52C44">
        <w:rPr>
          <w:rFonts w:ascii="Times New Roman" w:hAnsi="Times New Roman"/>
        </w:rPr>
        <w:tab/>
        <w:t>.76984</w:t>
      </w:r>
      <w:r w:rsidRPr="00B52C44">
        <w:rPr>
          <w:rFonts w:ascii="Times New Roman" w:hAnsi="Times New Roman"/>
        </w:rPr>
        <w:tab/>
        <w:t>6.90224</w:t>
      </w:r>
      <w:r w:rsidRPr="00B52C44">
        <w:rPr>
          <w:rFonts w:ascii="Times New Roman" w:hAnsi="Times New Roman"/>
        </w:rPr>
        <w:tab/>
        <w:t>(2)</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spellStart"/>
      <w:proofErr w:type="gramStart"/>
      <w:r w:rsidRPr="00B52C44">
        <w:rPr>
          <w:rFonts w:ascii="Times New Roman" w:hAnsi="Times New Roman"/>
        </w:rPr>
        <w:t>i</w:t>
      </w:r>
      <w:proofErr w:type="spellEnd"/>
      <w:r w:rsidRPr="00B52C44">
        <w:rPr>
          <w:rFonts w:ascii="Times New Roman" w:hAnsi="Times New Roman"/>
        </w:rPr>
        <w:t>-Butane</w:t>
      </w:r>
      <w:proofErr w:type="gramEnd"/>
      <w:r w:rsidRPr="00B52C44">
        <w:rPr>
          <w:rFonts w:ascii="Times New Roman" w:hAnsi="Times New Roman"/>
        </w:rPr>
        <w:tab/>
        <w:t>1166846</w:t>
      </w:r>
      <w:r w:rsidRPr="00B52C44">
        <w:rPr>
          <w:rFonts w:ascii="Times New Roman" w:hAnsi="Times New Roman"/>
        </w:rPr>
        <w:tab/>
        <w:t>7.72668</w:t>
      </w:r>
      <w:r w:rsidRPr="00B52C44">
        <w:rPr>
          <w:rFonts w:ascii="Times New Roman" w:hAnsi="Times New Roman"/>
        </w:rPr>
        <w:tab/>
        <w:t>.92213</w:t>
      </w:r>
      <w:r w:rsidRPr="00B52C44">
        <w:rPr>
          <w:rFonts w:ascii="Times New Roman" w:hAnsi="Times New Roman"/>
        </w:rPr>
        <w:tab/>
        <w:t>0</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gramStart"/>
      <w:r w:rsidRPr="00B52C44">
        <w:rPr>
          <w:rFonts w:ascii="Times New Roman" w:hAnsi="Times New Roman"/>
        </w:rPr>
        <w:t>n-Butane</w:t>
      </w:r>
      <w:proofErr w:type="gramEnd"/>
      <w:r w:rsidRPr="00B52C44">
        <w:rPr>
          <w:rFonts w:ascii="Times New Roman" w:hAnsi="Times New Roman"/>
        </w:rPr>
        <w:tab/>
        <w:t>1280557</w:t>
      </w:r>
      <w:r w:rsidRPr="00B52C44">
        <w:rPr>
          <w:rFonts w:ascii="Times New Roman" w:hAnsi="Times New Roman"/>
        </w:rPr>
        <w:tab/>
        <w:t>7.94986</w:t>
      </w:r>
      <w:r w:rsidRPr="00B52C44">
        <w:rPr>
          <w:rFonts w:ascii="Times New Roman" w:hAnsi="Times New Roman"/>
        </w:rPr>
        <w:tab/>
        <w:t>.96455</w:t>
      </w:r>
      <w:r w:rsidRPr="00B52C44">
        <w:rPr>
          <w:rFonts w:ascii="Times New Roman" w:hAnsi="Times New Roman"/>
        </w:rPr>
        <w:tab/>
        <w:t>0</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spellStart"/>
      <w:proofErr w:type="gramStart"/>
      <w:r w:rsidRPr="00B52C44">
        <w:rPr>
          <w:rFonts w:ascii="Times New Roman" w:hAnsi="Times New Roman"/>
        </w:rPr>
        <w:t>i</w:t>
      </w:r>
      <w:proofErr w:type="spellEnd"/>
      <w:r w:rsidRPr="00B52C44">
        <w:rPr>
          <w:rFonts w:ascii="Times New Roman" w:hAnsi="Times New Roman"/>
        </w:rPr>
        <w:t>-Pentane</w:t>
      </w:r>
      <w:proofErr w:type="gramEnd"/>
      <w:r w:rsidRPr="00B52C44">
        <w:rPr>
          <w:rFonts w:ascii="Times New Roman" w:hAnsi="Times New Roman"/>
        </w:rPr>
        <w:tab/>
        <w:t>1481583</w:t>
      </w:r>
      <w:r w:rsidRPr="00B52C44">
        <w:rPr>
          <w:rFonts w:ascii="Times New Roman" w:hAnsi="Times New Roman"/>
        </w:rPr>
        <w:tab/>
        <w:t>7.58071</w:t>
      </w:r>
      <w:r w:rsidRPr="00B52C44">
        <w:rPr>
          <w:rFonts w:ascii="Times New Roman" w:hAnsi="Times New Roman"/>
        </w:rPr>
        <w:tab/>
        <w:t>.93159</w:t>
      </w:r>
      <w:r w:rsidRPr="00B52C44">
        <w:rPr>
          <w:rFonts w:ascii="Times New Roman" w:hAnsi="Times New Roman"/>
        </w:rPr>
        <w:tab/>
        <w:t>0</w:t>
      </w:r>
      <w:r w:rsidRPr="00B52C44">
        <w:rPr>
          <w:rFonts w:ascii="Times New Roman" w:hAnsi="Times New Roman"/>
        </w:rPr>
        <w:tab/>
        <w:t>(1)</w:t>
      </w:r>
      <w:r w:rsidRPr="00B52C44">
        <w:rPr>
          <w:rFonts w:ascii="Times New Roman" w:hAnsi="Times New Roman"/>
        </w:rPr>
        <w:tab/>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gramStart"/>
      <w:r w:rsidRPr="00B52C44">
        <w:rPr>
          <w:rFonts w:ascii="Times New Roman" w:hAnsi="Times New Roman"/>
        </w:rPr>
        <w:t>n-Pentane</w:t>
      </w:r>
      <w:proofErr w:type="gramEnd"/>
      <w:r w:rsidRPr="00B52C44">
        <w:rPr>
          <w:rFonts w:ascii="Times New Roman" w:hAnsi="Times New Roman"/>
        </w:rPr>
        <w:tab/>
        <w:t>1524891</w:t>
      </w:r>
      <w:r w:rsidRPr="00B52C44">
        <w:rPr>
          <w:rFonts w:ascii="Times New Roman" w:hAnsi="Times New Roman"/>
        </w:rPr>
        <w:tab/>
        <w:t>7.33129</w:t>
      </w:r>
      <w:r w:rsidRPr="00B52C44">
        <w:rPr>
          <w:rFonts w:ascii="Times New Roman" w:hAnsi="Times New Roman"/>
        </w:rPr>
        <w:tab/>
        <w:t>.89143</w:t>
      </w:r>
      <w:r w:rsidRPr="00B52C44">
        <w:rPr>
          <w:rFonts w:ascii="Times New Roman" w:hAnsi="Times New Roman"/>
        </w:rPr>
        <w:tab/>
        <w:t>0</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gramStart"/>
      <w:r w:rsidRPr="00B52C44">
        <w:rPr>
          <w:rFonts w:ascii="Times New Roman" w:hAnsi="Times New Roman"/>
        </w:rPr>
        <w:t>n-Hexane</w:t>
      </w:r>
      <w:proofErr w:type="gramEnd"/>
      <w:r w:rsidRPr="00B52C44">
        <w:rPr>
          <w:rFonts w:ascii="Times New Roman" w:hAnsi="Times New Roman"/>
        </w:rPr>
        <w:tab/>
        <w:t>1778901</w:t>
      </w:r>
      <w:r w:rsidRPr="00B52C44">
        <w:rPr>
          <w:rFonts w:ascii="Times New Roman" w:hAnsi="Times New Roman"/>
        </w:rPr>
        <w:tab/>
        <w:t>6.96783</w:t>
      </w:r>
      <w:r w:rsidRPr="00B52C44">
        <w:rPr>
          <w:rFonts w:ascii="Times New Roman" w:hAnsi="Times New Roman"/>
        </w:rPr>
        <w:tab/>
        <w:t>.84634</w:t>
      </w:r>
      <w:r w:rsidRPr="00B52C44">
        <w:rPr>
          <w:rFonts w:ascii="Times New Roman" w:hAnsi="Times New Roman"/>
        </w:rPr>
        <w:tab/>
        <w:t>0</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gramStart"/>
      <w:r w:rsidRPr="00B52C44">
        <w:rPr>
          <w:rFonts w:ascii="Times New Roman" w:hAnsi="Times New Roman"/>
        </w:rPr>
        <w:t>n-Heptane</w:t>
      </w:r>
      <w:proofErr w:type="gramEnd"/>
      <w:r w:rsidRPr="00B52C44">
        <w:rPr>
          <w:rFonts w:ascii="Times New Roman" w:hAnsi="Times New Roman"/>
        </w:rPr>
        <w:tab/>
        <w:t>2013803</w:t>
      </w:r>
      <w:r w:rsidRPr="00B52C44">
        <w:rPr>
          <w:rFonts w:ascii="Times New Roman" w:hAnsi="Times New Roman"/>
        </w:rPr>
        <w:tab/>
        <w:t>6.52914</w:t>
      </w:r>
      <w:r w:rsidRPr="00B52C44">
        <w:rPr>
          <w:rFonts w:ascii="Times New Roman" w:hAnsi="Times New Roman"/>
        </w:rPr>
        <w:tab/>
        <w:t>.79543</w:t>
      </w:r>
      <w:r w:rsidRPr="00B52C44">
        <w:rPr>
          <w:rFonts w:ascii="Times New Roman" w:hAnsi="Times New Roman"/>
        </w:rPr>
        <w:tab/>
        <w:t>0</w:t>
      </w:r>
      <w:r w:rsidRPr="00B52C44">
        <w:rPr>
          <w:rFonts w:ascii="Times New Roman" w:hAnsi="Times New Roman"/>
        </w:rPr>
        <w:tab/>
        <w:t>(1)</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gramStart"/>
      <w:r w:rsidRPr="00B52C44">
        <w:rPr>
          <w:rFonts w:ascii="Times New Roman" w:hAnsi="Times New Roman"/>
        </w:rPr>
        <w:t>n-Octane</w:t>
      </w:r>
      <w:proofErr w:type="gramEnd"/>
      <w:r w:rsidRPr="00B52C44">
        <w:rPr>
          <w:rFonts w:ascii="Times New Roman" w:hAnsi="Times New Roman"/>
        </w:rPr>
        <w:tab/>
        <w:t>7646.816</w:t>
      </w:r>
      <w:r w:rsidRPr="00B52C44">
        <w:rPr>
          <w:rFonts w:ascii="Times New Roman" w:hAnsi="Times New Roman"/>
        </w:rPr>
        <w:tab/>
        <w:t>12.48457</w:t>
      </w:r>
      <w:r w:rsidRPr="00B52C44">
        <w:rPr>
          <w:rFonts w:ascii="Times New Roman" w:hAnsi="Times New Roman"/>
        </w:rPr>
        <w:tab/>
        <w:t>.73152</w:t>
      </w:r>
      <w:r w:rsidRPr="00B52C44">
        <w:rPr>
          <w:rFonts w:ascii="Times New Roman" w:hAnsi="Times New Roman"/>
        </w:rPr>
        <w:tab/>
      </w:r>
      <w:r w:rsidRPr="00B52C44">
        <w:rPr>
          <w:rFonts w:ascii="Times New Roman" w:hAnsi="Times New Roman"/>
        </w:rPr>
        <w:tab/>
        <w:t>(3)</w:t>
      </w:r>
    </w:p>
    <w:p w:rsidR="00482D97" w:rsidRPr="00B52C44" w:rsidRDefault="00482D97" w:rsidP="00482D97">
      <w:pPr>
        <w:pStyle w:val="time"/>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gramStart"/>
      <w:r w:rsidRPr="00B52C44">
        <w:rPr>
          <w:rFonts w:ascii="Times New Roman" w:hAnsi="Times New Roman"/>
        </w:rPr>
        <w:t>n-</w:t>
      </w:r>
      <w:proofErr w:type="spellStart"/>
      <w:r w:rsidRPr="00B52C44">
        <w:rPr>
          <w:rFonts w:ascii="Times New Roman" w:hAnsi="Times New Roman"/>
        </w:rPr>
        <w:t>Nonane</w:t>
      </w:r>
      <w:proofErr w:type="spellEnd"/>
      <w:proofErr w:type="gramEnd"/>
      <w:r w:rsidRPr="00B52C44">
        <w:rPr>
          <w:rFonts w:ascii="Times New Roman" w:hAnsi="Times New Roman"/>
        </w:rPr>
        <w:tab/>
        <w:t>2551040</w:t>
      </w:r>
      <w:r w:rsidRPr="00B52C44">
        <w:rPr>
          <w:rFonts w:ascii="Times New Roman" w:hAnsi="Times New Roman"/>
        </w:rPr>
        <w:tab/>
        <w:t>5.69313</w:t>
      </w:r>
      <w:r w:rsidRPr="00B52C44">
        <w:rPr>
          <w:rFonts w:ascii="Times New Roman" w:hAnsi="Times New Roman"/>
        </w:rPr>
        <w:tab/>
        <w:t>.67818</w:t>
      </w:r>
      <w:r w:rsidRPr="00B52C44">
        <w:rPr>
          <w:rFonts w:ascii="Times New Roman" w:hAnsi="Times New Roman"/>
        </w:rPr>
        <w:tab/>
        <w:t>0</w:t>
      </w:r>
      <w:r w:rsidRPr="00B52C44">
        <w:rPr>
          <w:rFonts w:ascii="Times New Roman" w:hAnsi="Times New Roman"/>
        </w:rPr>
        <w:tab/>
        <w:t>(1)</w:t>
      </w:r>
    </w:p>
    <w:p w:rsidR="00482D97" w:rsidRPr="00B52C44" w:rsidRDefault="00482D97" w:rsidP="00482D97">
      <w:pPr>
        <w:pStyle w:val="time"/>
        <w:pBdr>
          <w:bottom w:val="double" w:sz="6" w:space="1" w:color="auto"/>
        </w:pBdr>
        <w:tabs>
          <w:tab w:val="left" w:pos="360"/>
          <w:tab w:val="left" w:pos="1800"/>
          <w:tab w:val="left" w:pos="3240"/>
          <w:tab w:val="left" w:pos="4680"/>
          <w:tab w:val="left" w:pos="6120"/>
          <w:tab w:val="left" w:pos="7560"/>
        </w:tabs>
        <w:spacing w:line="360" w:lineRule="auto"/>
        <w:rPr>
          <w:rFonts w:ascii="Times New Roman" w:hAnsi="Times New Roman"/>
        </w:rPr>
      </w:pPr>
      <w:r w:rsidRPr="00B52C44">
        <w:rPr>
          <w:rFonts w:ascii="Times New Roman" w:hAnsi="Times New Roman"/>
        </w:rPr>
        <w:tab/>
      </w:r>
      <w:proofErr w:type="gramStart"/>
      <w:r w:rsidRPr="00B52C44">
        <w:rPr>
          <w:rFonts w:ascii="Times New Roman" w:hAnsi="Times New Roman"/>
        </w:rPr>
        <w:t>n-</w:t>
      </w:r>
      <w:proofErr w:type="spellStart"/>
      <w:r w:rsidRPr="00B52C44">
        <w:rPr>
          <w:rFonts w:ascii="Times New Roman" w:hAnsi="Times New Roman"/>
        </w:rPr>
        <w:t>Decane</w:t>
      </w:r>
      <w:proofErr w:type="spellEnd"/>
      <w:proofErr w:type="gramEnd"/>
      <w:r w:rsidRPr="00B52C44">
        <w:rPr>
          <w:rFonts w:ascii="Times New Roman" w:hAnsi="Times New Roman"/>
        </w:rPr>
        <w:tab/>
        <w:t>9760.457</w:t>
      </w:r>
      <w:r w:rsidRPr="00B52C44">
        <w:rPr>
          <w:rFonts w:ascii="Times New Roman" w:hAnsi="Times New Roman"/>
        </w:rPr>
        <w:tab/>
        <w:t>13.80354</w:t>
      </w:r>
      <w:r w:rsidRPr="00B52C44">
        <w:rPr>
          <w:rFonts w:ascii="Times New Roman" w:hAnsi="Times New Roman"/>
        </w:rPr>
        <w:tab/>
        <w:t>.7147</w:t>
      </w:r>
      <w:r w:rsidRPr="00B52C44">
        <w:rPr>
          <w:rFonts w:ascii="Times New Roman" w:hAnsi="Times New Roman"/>
        </w:rPr>
        <w:tab/>
      </w:r>
      <w:r w:rsidRPr="00B52C44">
        <w:rPr>
          <w:rFonts w:ascii="Times New Roman" w:hAnsi="Times New Roman"/>
        </w:rPr>
        <w:tab/>
        <w:t>(3)</w:t>
      </w:r>
      <w:commentRangeEnd w:id="30"/>
      <w:r w:rsidR="007835F4">
        <w:rPr>
          <w:rStyle w:val="CommentReference"/>
          <w:rFonts w:asciiTheme="minorHAnsi" w:eastAsiaTheme="minorEastAsia" w:hAnsiTheme="minorHAnsi" w:cstheme="minorBidi"/>
        </w:rPr>
        <w:commentReference w:id="30"/>
      </w:r>
    </w:p>
    <w:p w:rsidR="00482D97" w:rsidRDefault="00482D97" w:rsidP="00482D97">
      <w:pPr>
        <w:spacing w:line="360" w:lineRule="auto"/>
        <w:rPr>
          <w:rFonts w:ascii="Times New Roman" w:hAnsi="Times New Roman" w:cs="Times New Roman"/>
        </w:rPr>
      </w:pPr>
    </w:p>
    <w:p w:rsidR="00482D97" w:rsidRDefault="00482D97" w:rsidP="00482D97">
      <w:pPr>
        <w:spacing w:line="360" w:lineRule="auto"/>
        <w:rPr>
          <w:rFonts w:ascii="Times New Roman" w:hAnsi="Times New Roman" w:cs="Times New Roman"/>
        </w:rPr>
      </w:pPr>
    </w:p>
    <w:p w:rsidR="00482D97" w:rsidRDefault="00482D97" w:rsidP="00482D97">
      <w:pPr>
        <w:spacing w:line="360" w:lineRule="auto"/>
        <w:rPr>
          <w:rFonts w:ascii="Times New Roman" w:hAnsi="Times New Roman" w:cs="Times New Roman"/>
          <w:b/>
        </w:rPr>
      </w:pPr>
      <w:r w:rsidRPr="00107FB7">
        <w:rPr>
          <w:rFonts w:ascii="Times New Roman" w:hAnsi="Times New Roman" w:cs="Times New Roman"/>
          <w:b/>
        </w:rPr>
        <w:t>3.4 HOW THE SOFWARE APPLICATION WORKS</w:t>
      </w:r>
    </w:p>
    <w:p w:rsidR="00482D97" w:rsidRDefault="00482D97" w:rsidP="00482D97">
      <w:pPr>
        <w:spacing w:line="360" w:lineRule="auto"/>
        <w:rPr>
          <w:rFonts w:ascii="Times New Roman" w:hAnsi="Times New Roman" w:cs="Times New Roman"/>
        </w:rPr>
      </w:pPr>
      <w:r>
        <w:rPr>
          <w:rFonts w:ascii="Times New Roman" w:hAnsi="Times New Roman" w:cs="Times New Roman"/>
        </w:rPr>
        <w:lastRenderedPageBreak/>
        <w:t>It works in a way whereby the user enter an input at the GUI (Graphical user interface) and this input are the composition of each compound in a mixture ,Temperature and pressure.</w:t>
      </w:r>
    </w:p>
    <w:p w:rsidR="00482D97" w:rsidRDefault="00482D97" w:rsidP="00482D97">
      <w:pPr>
        <w:spacing w:line="360" w:lineRule="auto"/>
        <w:rPr>
          <w:rFonts w:ascii="Times New Roman" w:hAnsi="Times New Roman" w:cs="Times New Roman"/>
        </w:rPr>
      </w:pPr>
      <w:r>
        <w:rPr>
          <w:rFonts w:ascii="Times New Roman" w:hAnsi="Times New Roman" w:cs="Times New Roman"/>
        </w:rPr>
        <w:t xml:space="preserve">And after the successful entry of the </w:t>
      </w:r>
      <w:proofErr w:type="gramStart"/>
      <w:r>
        <w:rPr>
          <w:rFonts w:ascii="Times New Roman" w:hAnsi="Times New Roman" w:cs="Times New Roman"/>
        </w:rPr>
        <w:t>data ,</w:t>
      </w:r>
      <w:proofErr w:type="gramEnd"/>
      <w:r>
        <w:rPr>
          <w:rFonts w:ascii="Times New Roman" w:hAnsi="Times New Roman" w:cs="Times New Roman"/>
        </w:rPr>
        <w:t xml:space="preserve"> the user then click the </w:t>
      </w:r>
      <w:r w:rsidRPr="00922992">
        <w:rPr>
          <w:rFonts w:ascii="Times New Roman" w:hAnsi="Times New Roman" w:cs="Times New Roman"/>
          <w:b/>
        </w:rPr>
        <w:t>calculate button</w:t>
      </w:r>
      <w:r>
        <w:rPr>
          <w:rFonts w:ascii="Times New Roman" w:hAnsi="Times New Roman" w:cs="Times New Roman"/>
          <w:b/>
        </w:rPr>
        <w:t xml:space="preserve"> </w:t>
      </w:r>
      <w:r>
        <w:rPr>
          <w:rFonts w:ascii="Times New Roman" w:hAnsi="Times New Roman" w:cs="Times New Roman"/>
        </w:rPr>
        <w:t xml:space="preserve">and it then displays the </w:t>
      </w:r>
      <w:proofErr w:type="spellStart"/>
      <w:r>
        <w:rPr>
          <w:rFonts w:ascii="Times New Roman" w:hAnsi="Times New Roman" w:cs="Times New Roman"/>
        </w:rPr>
        <w:t>ouput</w:t>
      </w:r>
      <w:proofErr w:type="spellEnd"/>
      <w:r>
        <w:rPr>
          <w:rFonts w:ascii="Times New Roman" w:hAnsi="Times New Roman" w:cs="Times New Roman"/>
        </w:rPr>
        <w:t xml:space="preserve"> results.</w:t>
      </w:r>
    </w:p>
    <w:p w:rsidR="00482D97" w:rsidRDefault="00482D97" w:rsidP="00482D97">
      <w:pPr>
        <w:spacing w:line="360" w:lineRule="auto"/>
        <w:rPr>
          <w:rFonts w:ascii="Times New Roman" w:hAnsi="Times New Roman" w:cs="Times New Roman"/>
        </w:rPr>
      </w:pPr>
    </w:p>
    <w:p w:rsidR="00482D97" w:rsidRPr="0003658D" w:rsidRDefault="0003658D" w:rsidP="0003658D">
      <w:pPr>
        <w:spacing w:after="0" w:line="240" w:lineRule="auto"/>
        <w:rPr>
          <w:rFonts w:ascii="Times New Roman" w:hAnsi="Times New Roman" w:cs="Times New Roman"/>
          <w:b/>
          <w:color w:val="0000CC"/>
          <w:sz w:val="28"/>
          <w:szCs w:val="28"/>
        </w:rPr>
      </w:pPr>
      <w:commentRangeStart w:id="31"/>
      <w:r w:rsidRPr="0003658D">
        <w:rPr>
          <w:rFonts w:ascii="Times New Roman" w:hAnsi="Times New Roman" w:cs="Times New Roman"/>
          <w:b/>
          <w:color w:val="0000CC"/>
          <w:sz w:val="28"/>
          <w:szCs w:val="28"/>
        </w:rPr>
        <w:t>3.5</w:t>
      </w:r>
      <w:proofErr w:type="gramStart"/>
      <w:r w:rsidRPr="0003658D">
        <w:rPr>
          <w:rFonts w:ascii="Times New Roman" w:hAnsi="Times New Roman" w:cs="Times New Roman"/>
          <w:b/>
          <w:color w:val="0000CC"/>
          <w:sz w:val="28"/>
          <w:szCs w:val="28"/>
        </w:rPr>
        <w:t>..</w:t>
      </w:r>
      <w:proofErr w:type="gramEnd"/>
      <w:r w:rsidRPr="0003658D">
        <w:rPr>
          <w:rFonts w:ascii="Times New Roman" w:hAnsi="Times New Roman" w:cs="Times New Roman"/>
          <w:b/>
          <w:color w:val="0000CC"/>
          <w:sz w:val="28"/>
          <w:szCs w:val="28"/>
        </w:rPr>
        <w:tab/>
        <w:t>SOFTWARE VALIDATION</w:t>
      </w:r>
    </w:p>
    <w:p w:rsidR="0003658D" w:rsidRDefault="0003658D" w:rsidP="0003658D">
      <w:pPr>
        <w:spacing w:after="0" w:line="240" w:lineRule="auto"/>
        <w:rPr>
          <w:rFonts w:ascii="Times New Roman" w:hAnsi="Times New Roman" w:cs="Times New Roman"/>
          <w:b/>
          <w:color w:val="0000CC"/>
          <w:sz w:val="28"/>
          <w:szCs w:val="28"/>
        </w:rPr>
      </w:pPr>
      <w:r>
        <w:rPr>
          <w:rFonts w:ascii="Times New Roman" w:hAnsi="Times New Roman" w:cs="Times New Roman"/>
          <w:b/>
          <w:color w:val="0000CC"/>
          <w:sz w:val="28"/>
          <w:szCs w:val="28"/>
        </w:rPr>
        <w:t xml:space="preserve">Carry out a validation process for your developed software by using it on already calculated works in the </w:t>
      </w:r>
      <w:proofErr w:type="gramStart"/>
      <w:r>
        <w:rPr>
          <w:rFonts w:ascii="Times New Roman" w:hAnsi="Times New Roman" w:cs="Times New Roman"/>
          <w:b/>
          <w:color w:val="0000CC"/>
          <w:sz w:val="28"/>
          <w:szCs w:val="28"/>
        </w:rPr>
        <w:t>industry(</w:t>
      </w:r>
      <w:proofErr w:type="gramEnd"/>
      <w:r>
        <w:rPr>
          <w:rFonts w:ascii="Times New Roman" w:hAnsi="Times New Roman" w:cs="Times New Roman"/>
          <w:b/>
          <w:color w:val="0000CC"/>
          <w:sz w:val="28"/>
          <w:szCs w:val="28"/>
        </w:rPr>
        <w:t>as case study).</w:t>
      </w:r>
    </w:p>
    <w:p w:rsidR="0003658D" w:rsidRPr="0003658D" w:rsidRDefault="0003658D" w:rsidP="0003658D">
      <w:pPr>
        <w:spacing w:after="0" w:line="240" w:lineRule="auto"/>
        <w:rPr>
          <w:rFonts w:ascii="Times New Roman" w:hAnsi="Times New Roman" w:cs="Times New Roman"/>
          <w:b/>
          <w:color w:val="0000CC"/>
          <w:sz w:val="28"/>
          <w:szCs w:val="28"/>
        </w:rPr>
      </w:pPr>
      <w:r>
        <w:rPr>
          <w:rFonts w:ascii="Times New Roman" w:hAnsi="Times New Roman" w:cs="Times New Roman"/>
          <w:b/>
          <w:color w:val="0000CC"/>
          <w:sz w:val="28"/>
          <w:szCs w:val="28"/>
        </w:rPr>
        <w:t>Discuss this in chapter 4</w:t>
      </w:r>
      <w:commentRangeEnd w:id="31"/>
      <w:r>
        <w:rPr>
          <w:rStyle w:val="CommentReference"/>
        </w:rPr>
        <w:commentReference w:id="31"/>
      </w:r>
    </w:p>
    <w:p w:rsidR="00482D97" w:rsidRDefault="00482D97" w:rsidP="00482D97">
      <w:pPr>
        <w:spacing w:line="360" w:lineRule="auto"/>
        <w:rPr>
          <w:rFonts w:ascii="Times New Roman" w:hAnsi="Times New Roman" w:cs="Times New Roman"/>
        </w:rPr>
      </w:pPr>
    </w:p>
    <w:p w:rsidR="00482D97" w:rsidRDefault="00482D97" w:rsidP="00482D97">
      <w:pPr>
        <w:spacing w:line="360" w:lineRule="auto"/>
        <w:rPr>
          <w:rFonts w:ascii="Times New Roman" w:hAnsi="Times New Roman" w:cs="Times New Roman"/>
        </w:rPr>
      </w:pPr>
    </w:p>
    <w:p w:rsidR="00482D97" w:rsidRDefault="00482D97" w:rsidP="00482D97">
      <w:pPr>
        <w:jc w:val="center"/>
        <w:rPr>
          <w:rFonts w:ascii="Times New Roman" w:hAnsi="Times New Roman" w:cs="Times New Roman"/>
          <w:b/>
          <w:sz w:val="32"/>
        </w:rPr>
      </w:pPr>
    </w:p>
    <w:p w:rsidR="00482D97" w:rsidRDefault="00482D97" w:rsidP="00482D97">
      <w:pPr>
        <w:jc w:val="center"/>
        <w:rPr>
          <w:rFonts w:ascii="Times New Roman" w:hAnsi="Times New Roman" w:cs="Times New Roman"/>
          <w:b/>
          <w:sz w:val="32"/>
        </w:rPr>
      </w:pPr>
    </w:p>
    <w:p w:rsidR="00482D97" w:rsidRDefault="00482D97" w:rsidP="00482D97">
      <w:pPr>
        <w:jc w:val="center"/>
        <w:rPr>
          <w:rFonts w:ascii="Times New Roman" w:hAnsi="Times New Roman" w:cs="Times New Roman"/>
          <w:b/>
          <w:sz w:val="32"/>
        </w:rPr>
      </w:pPr>
    </w:p>
    <w:p w:rsidR="00482D97" w:rsidRDefault="00482D97" w:rsidP="00482D97">
      <w:pPr>
        <w:jc w:val="center"/>
        <w:rPr>
          <w:rFonts w:ascii="Times New Roman" w:hAnsi="Times New Roman" w:cs="Times New Roman"/>
          <w:b/>
          <w:sz w:val="32"/>
        </w:rPr>
      </w:pPr>
    </w:p>
    <w:p w:rsidR="003D0282" w:rsidRDefault="003D0282" w:rsidP="00482D97">
      <w:pPr>
        <w:jc w:val="center"/>
        <w:rPr>
          <w:rFonts w:ascii="Times New Roman" w:hAnsi="Times New Roman" w:cs="Times New Roman"/>
          <w:b/>
          <w:sz w:val="32"/>
        </w:rPr>
      </w:pPr>
    </w:p>
    <w:p w:rsidR="003D0282" w:rsidRDefault="003D0282" w:rsidP="00482D97">
      <w:pPr>
        <w:jc w:val="center"/>
        <w:rPr>
          <w:rFonts w:ascii="Times New Roman" w:hAnsi="Times New Roman" w:cs="Times New Roman"/>
          <w:b/>
          <w:sz w:val="32"/>
        </w:rPr>
      </w:pPr>
    </w:p>
    <w:p w:rsidR="003011FC" w:rsidRDefault="003011FC" w:rsidP="00482D97">
      <w:pPr>
        <w:jc w:val="center"/>
        <w:rPr>
          <w:rFonts w:ascii="Times New Roman" w:hAnsi="Times New Roman" w:cs="Times New Roman"/>
          <w:b/>
          <w:sz w:val="32"/>
        </w:rPr>
      </w:pPr>
    </w:p>
    <w:p w:rsidR="003011FC" w:rsidRDefault="003011FC" w:rsidP="00482D97">
      <w:pPr>
        <w:jc w:val="center"/>
        <w:rPr>
          <w:rFonts w:ascii="Times New Roman" w:hAnsi="Times New Roman" w:cs="Times New Roman"/>
          <w:b/>
          <w:sz w:val="32"/>
        </w:rPr>
      </w:pPr>
    </w:p>
    <w:p w:rsidR="003011FC" w:rsidRDefault="003011FC" w:rsidP="00482D97">
      <w:pPr>
        <w:jc w:val="center"/>
        <w:rPr>
          <w:rFonts w:ascii="Times New Roman" w:hAnsi="Times New Roman" w:cs="Times New Roman"/>
          <w:b/>
          <w:sz w:val="32"/>
        </w:rPr>
      </w:pPr>
    </w:p>
    <w:p w:rsidR="003011FC" w:rsidRDefault="003011FC" w:rsidP="00482D97">
      <w:pPr>
        <w:jc w:val="center"/>
        <w:rPr>
          <w:rFonts w:ascii="Times New Roman" w:hAnsi="Times New Roman" w:cs="Times New Roman"/>
          <w:b/>
          <w:sz w:val="32"/>
        </w:rPr>
      </w:pPr>
    </w:p>
    <w:p w:rsidR="003011FC" w:rsidRDefault="003011FC" w:rsidP="00482D97">
      <w:pPr>
        <w:jc w:val="center"/>
        <w:rPr>
          <w:rFonts w:ascii="Times New Roman" w:hAnsi="Times New Roman" w:cs="Times New Roman"/>
          <w:b/>
          <w:sz w:val="32"/>
        </w:rPr>
      </w:pPr>
    </w:p>
    <w:p w:rsidR="003011FC" w:rsidRDefault="003011FC" w:rsidP="00482D97">
      <w:pPr>
        <w:jc w:val="center"/>
        <w:rPr>
          <w:rFonts w:ascii="Times New Roman" w:hAnsi="Times New Roman" w:cs="Times New Roman"/>
          <w:b/>
          <w:sz w:val="32"/>
        </w:rPr>
      </w:pPr>
    </w:p>
    <w:p w:rsidR="003011FC" w:rsidRDefault="003011FC" w:rsidP="00482D97">
      <w:pPr>
        <w:jc w:val="center"/>
        <w:rPr>
          <w:rFonts w:ascii="Times New Roman" w:hAnsi="Times New Roman" w:cs="Times New Roman"/>
          <w:b/>
          <w:sz w:val="32"/>
        </w:rPr>
      </w:pPr>
    </w:p>
    <w:p w:rsidR="00482D97" w:rsidRPr="00283C7A" w:rsidRDefault="00482D97" w:rsidP="00482D97">
      <w:pPr>
        <w:jc w:val="center"/>
        <w:rPr>
          <w:rFonts w:ascii="Times New Roman" w:hAnsi="Times New Roman" w:cs="Times New Roman"/>
          <w:b/>
          <w:sz w:val="32"/>
        </w:rPr>
      </w:pPr>
      <w:r w:rsidRPr="00283C7A">
        <w:rPr>
          <w:rFonts w:ascii="Times New Roman" w:hAnsi="Times New Roman" w:cs="Times New Roman"/>
          <w:b/>
          <w:sz w:val="32"/>
        </w:rPr>
        <w:lastRenderedPageBreak/>
        <w:t>CHAPTER FOUR</w:t>
      </w:r>
    </w:p>
    <w:p w:rsidR="00482D97" w:rsidRPr="009B6309" w:rsidRDefault="00482D97" w:rsidP="00482D97">
      <w:pPr>
        <w:jc w:val="center"/>
        <w:rPr>
          <w:rFonts w:ascii="Times New Roman" w:hAnsi="Times New Roman" w:cs="Times New Roman"/>
        </w:rPr>
      </w:pPr>
    </w:p>
    <w:p w:rsidR="00482D97" w:rsidRPr="009B6309" w:rsidRDefault="00482D97" w:rsidP="00482D97">
      <w:pPr>
        <w:spacing w:line="360" w:lineRule="auto"/>
        <w:rPr>
          <w:rFonts w:ascii="Times New Roman" w:hAnsi="Times New Roman" w:cs="Times New Roman"/>
          <w:b/>
          <w:bCs/>
        </w:rPr>
      </w:pPr>
      <w:r w:rsidRPr="009B6309">
        <w:rPr>
          <w:rFonts w:ascii="Times New Roman" w:hAnsi="Times New Roman" w:cs="Times New Roman"/>
          <w:b/>
          <w:bCs/>
        </w:rPr>
        <w:t>4.1 ANALYSIS OF RESULT</w:t>
      </w:r>
    </w:p>
    <w:p w:rsidR="00482D97" w:rsidRPr="009B6309" w:rsidRDefault="00482D97" w:rsidP="00482D97">
      <w:pPr>
        <w:spacing w:line="360" w:lineRule="auto"/>
        <w:rPr>
          <w:rFonts w:ascii="Times New Roman" w:hAnsi="Times New Roman" w:cs="Times New Roman"/>
          <w:bCs/>
        </w:rPr>
      </w:pPr>
      <w:r w:rsidRPr="009B6309">
        <w:rPr>
          <w:rFonts w:ascii="Times New Roman" w:hAnsi="Times New Roman" w:cs="Times New Roman"/>
          <w:bCs/>
        </w:rPr>
        <w:t>This chapter entails the analysis of the result from the methodology in chapter three.</w:t>
      </w:r>
    </w:p>
    <w:p w:rsidR="00482D97" w:rsidRPr="009B6309" w:rsidRDefault="00482D97" w:rsidP="00482D97">
      <w:pPr>
        <w:rPr>
          <w:rFonts w:ascii="Times New Roman" w:hAnsi="Times New Roman" w:cs="Times New Roman"/>
        </w:rPr>
      </w:pPr>
    </w:p>
    <w:p w:rsidR="00482D97" w:rsidRPr="009B6309" w:rsidRDefault="00482D97" w:rsidP="00482D97">
      <w:pPr>
        <w:rPr>
          <w:rFonts w:ascii="Times New Roman" w:hAnsi="Times New Roman" w:cs="Times New Roman"/>
          <w:b/>
        </w:rPr>
      </w:pPr>
      <w:r w:rsidRPr="009B6309">
        <w:rPr>
          <w:rFonts w:ascii="Times New Roman" w:hAnsi="Times New Roman" w:cs="Times New Roman"/>
          <w:b/>
        </w:rPr>
        <w:t>4.2 SOFTWARE GUI SCREENSHOT</w:t>
      </w:r>
    </w:p>
    <w:p w:rsidR="00482D97" w:rsidRPr="009B6309" w:rsidRDefault="00482D97" w:rsidP="00482D97">
      <w:pPr>
        <w:rPr>
          <w:rFonts w:ascii="Times New Roman" w:hAnsi="Times New Roman" w:cs="Times New Roman"/>
          <w:b/>
        </w:rPr>
      </w:pPr>
    </w:p>
    <w:p w:rsidR="00482D97" w:rsidRPr="009B6309" w:rsidRDefault="00482D97" w:rsidP="00482D97">
      <w:pPr>
        <w:rPr>
          <w:rFonts w:ascii="Times New Roman" w:hAnsi="Times New Roman" w:cs="Times New Roman"/>
        </w:rPr>
      </w:pPr>
      <w:r w:rsidRPr="009B6309">
        <w:rPr>
          <w:rFonts w:ascii="Times New Roman" w:hAnsi="Times New Roman" w:cs="Times New Roman"/>
        </w:rPr>
        <w:t>The figure below shows the graphical user interface screenshot of the software application,</w:t>
      </w:r>
    </w:p>
    <w:p w:rsidR="00482D97" w:rsidRDefault="00482D97" w:rsidP="00482D97"/>
    <w:p w:rsidR="00482D97" w:rsidRDefault="00482D97" w:rsidP="00482D97">
      <w:r>
        <w:rPr>
          <w:noProof/>
        </w:rPr>
        <w:drawing>
          <wp:inline distT="0" distB="0" distL="0" distR="0" wp14:anchorId="3DFBF7C6" wp14:editId="065D2B31">
            <wp:extent cx="6616700" cy="25554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31300"/>
                    <a:stretch/>
                  </pic:blipFill>
                  <pic:spPr bwMode="auto">
                    <a:xfrm>
                      <a:off x="0" y="0"/>
                      <a:ext cx="6624095" cy="2558345"/>
                    </a:xfrm>
                    <a:prstGeom prst="rect">
                      <a:avLst/>
                    </a:prstGeom>
                    <a:ln>
                      <a:noFill/>
                    </a:ln>
                    <a:extLst>
                      <a:ext uri="{53640926-AAD7-44D8-BBD7-CCE9431645EC}">
                        <a14:shadowObscured xmlns:a14="http://schemas.microsoft.com/office/drawing/2010/main"/>
                      </a:ext>
                    </a:extLst>
                  </pic:spPr>
                </pic:pic>
              </a:graphicData>
            </a:graphic>
          </wp:inline>
        </w:drawing>
      </w:r>
    </w:p>
    <w:p w:rsidR="00482D97" w:rsidRDefault="00482D97" w:rsidP="00482D97"/>
    <w:p w:rsidR="00482D97" w:rsidRDefault="00482D97" w:rsidP="00482D97">
      <w:r>
        <w:t>Figure 4.1 The Graphical user interface of the software application</w:t>
      </w:r>
    </w:p>
    <w:p w:rsidR="00482D97" w:rsidRDefault="00482D97" w:rsidP="00482D97"/>
    <w:p w:rsidR="00482D97" w:rsidRPr="0003658D" w:rsidRDefault="0003658D" w:rsidP="00482D97">
      <w:pPr>
        <w:rPr>
          <w:b/>
          <w:color w:val="0070C0"/>
          <w:sz w:val="32"/>
          <w:szCs w:val="32"/>
        </w:rPr>
      </w:pPr>
      <w:commentRangeStart w:id="32"/>
      <w:r w:rsidRPr="0003658D">
        <w:rPr>
          <w:b/>
          <w:color w:val="0070C0"/>
          <w:sz w:val="32"/>
          <w:szCs w:val="32"/>
        </w:rPr>
        <w:t>Discuss the Validation for Your Work here</w:t>
      </w:r>
      <w:commentRangeEnd w:id="32"/>
      <w:r>
        <w:rPr>
          <w:rStyle w:val="CommentReference"/>
        </w:rPr>
        <w:commentReference w:id="32"/>
      </w:r>
    </w:p>
    <w:p w:rsidR="00482D97" w:rsidRDefault="00482D97" w:rsidP="00482D97">
      <w:pPr>
        <w:rPr>
          <w:rFonts w:ascii="Times New Roman" w:hAnsi="Times New Roman" w:cs="Times New Roman"/>
          <w:b/>
        </w:rPr>
      </w:pPr>
    </w:p>
    <w:p w:rsidR="00482D97" w:rsidRDefault="00482D97" w:rsidP="00482D97">
      <w:pPr>
        <w:rPr>
          <w:rFonts w:ascii="Times New Roman" w:hAnsi="Times New Roman" w:cs="Times New Roman"/>
          <w:b/>
        </w:rPr>
      </w:pPr>
    </w:p>
    <w:p w:rsidR="00482D97" w:rsidRDefault="00482D97" w:rsidP="00482D97">
      <w:pPr>
        <w:rPr>
          <w:rFonts w:ascii="Times New Roman" w:hAnsi="Times New Roman" w:cs="Times New Roman"/>
          <w:b/>
        </w:rPr>
      </w:pPr>
    </w:p>
    <w:p w:rsidR="00F75F6C" w:rsidRDefault="00F75F6C" w:rsidP="00482D97">
      <w:pPr>
        <w:rPr>
          <w:rFonts w:ascii="Times New Roman" w:hAnsi="Times New Roman" w:cs="Times New Roman"/>
          <w:b/>
        </w:rPr>
      </w:pPr>
    </w:p>
    <w:p w:rsidR="003D0282" w:rsidRDefault="003D0282" w:rsidP="00482D97">
      <w:pPr>
        <w:rPr>
          <w:rFonts w:ascii="Times New Roman" w:hAnsi="Times New Roman" w:cs="Times New Roman"/>
          <w:b/>
        </w:rPr>
      </w:pPr>
    </w:p>
    <w:p w:rsidR="003D0282" w:rsidRDefault="003D0282" w:rsidP="00482D97">
      <w:pPr>
        <w:rPr>
          <w:rFonts w:ascii="Times New Roman" w:hAnsi="Times New Roman" w:cs="Times New Roman"/>
          <w:b/>
        </w:rPr>
      </w:pPr>
    </w:p>
    <w:p w:rsidR="00482D97" w:rsidRDefault="00482D97" w:rsidP="00482D97">
      <w:pPr>
        <w:rPr>
          <w:rFonts w:ascii="Times New Roman" w:hAnsi="Times New Roman" w:cs="Times New Roman"/>
          <w:b/>
        </w:rPr>
      </w:pPr>
      <w:r w:rsidRPr="009B6309">
        <w:rPr>
          <w:rFonts w:ascii="Times New Roman" w:hAnsi="Times New Roman" w:cs="Times New Roman"/>
          <w:b/>
        </w:rPr>
        <w:t xml:space="preserve">4.2 SOFTWARE </w:t>
      </w:r>
      <w:r>
        <w:rPr>
          <w:rFonts w:ascii="Times New Roman" w:hAnsi="Times New Roman" w:cs="Times New Roman"/>
          <w:b/>
        </w:rPr>
        <w:t>RESULT OUTPUT</w:t>
      </w:r>
      <w:r w:rsidRPr="009B6309">
        <w:rPr>
          <w:rFonts w:ascii="Times New Roman" w:hAnsi="Times New Roman" w:cs="Times New Roman"/>
          <w:b/>
        </w:rPr>
        <w:t xml:space="preserve"> SCREENSHOT</w:t>
      </w:r>
    </w:p>
    <w:p w:rsidR="00482D97" w:rsidRDefault="00482D97" w:rsidP="00482D97">
      <w:pPr>
        <w:rPr>
          <w:rFonts w:ascii="Times New Roman" w:hAnsi="Times New Roman" w:cs="Times New Roman"/>
          <w:b/>
        </w:rPr>
      </w:pPr>
    </w:p>
    <w:p w:rsidR="00482D97" w:rsidRPr="00A66F42" w:rsidRDefault="00482D97" w:rsidP="00482D97">
      <w:pPr>
        <w:rPr>
          <w:rFonts w:ascii="Times New Roman" w:hAnsi="Times New Roman" w:cs="Times New Roman"/>
        </w:rPr>
      </w:pPr>
      <w:r>
        <w:rPr>
          <w:rFonts w:ascii="Times New Roman" w:hAnsi="Times New Roman" w:cs="Times New Roman"/>
        </w:rPr>
        <w:t>This screenshot below present the output result generated by the software</w:t>
      </w:r>
    </w:p>
    <w:p w:rsidR="00482D97" w:rsidRDefault="00482D97" w:rsidP="00482D97">
      <w:pPr>
        <w:rPr>
          <w:rFonts w:ascii="Times New Roman" w:hAnsi="Times New Roman" w:cs="Times New Roman"/>
          <w:b/>
        </w:rPr>
      </w:pPr>
    </w:p>
    <w:p w:rsidR="00482D97" w:rsidRDefault="00482D97" w:rsidP="00482D97">
      <w:r>
        <w:rPr>
          <w:noProof/>
        </w:rPr>
        <w:drawing>
          <wp:inline distT="0" distB="0" distL="0" distR="0" wp14:anchorId="521DB613" wp14:editId="58DECC78">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482D97" w:rsidRDefault="00482D97" w:rsidP="00482D97">
      <w:r>
        <w:rPr>
          <w:noProof/>
        </w:rPr>
        <w:drawing>
          <wp:inline distT="0" distB="0" distL="0" distR="0" wp14:anchorId="02F7244A" wp14:editId="5E37E3C0">
            <wp:extent cx="5943600" cy="1522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54447"/>
                    <a:stretch/>
                  </pic:blipFill>
                  <pic:spPr bwMode="auto">
                    <a:xfrm>
                      <a:off x="0" y="0"/>
                      <a:ext cx="5943600" cy="1522095"/>
                    </a:xfrm>
                    <a:prstGeom prst="rect">
                      <a:avLst/>
                    </a:prstGeom>
                    <a:ln>
                      <a:noFill/>
                    </a:ln>
                    <a:extLst>
                      <a:ext uri="{53640926-AAD7-44D8-BBD7-CCE9431645EC}">
                        <a14:shadowObscured xmlns:a14="http://schemas.microsoft.com/office/drawing/2010/main"/>
                      </a:ext>
                    </a:extLst>
                  </pic:spPr>
                </pic:pic>
              </a:graphicData>
            </a:graphic>
          </wp:inline>
        </w:drawing>
      </w:r>
    </w:p>
    <w:p w:rsidR="00482D97" w:rsidRDefault="00482D97" w:rsidP="00482D97"/>
    <w:p w:rsidR="00482D97" w:rsidRDefault="00482D97" w:rsidP="00482D97">
      <w:r>
        <w:t xml:space="preserve">Figure 4.2 </w:t>
      </w:r>
      <w:proofErr w:type="gramStart"/>
      <w:r>
        <w:t>The</w:t>
      </w:r>
      <w:proofErr w:type="gramEnd"/>
      <w:r>
        <w:t xml:space="preserve"> result output layer of the application software</w:t>
      </w:r>
    </w:p>
    <w:p w:rsidR="007835F4" w:rsidRDefault="007835F4" w:rsidP="00482D97"/>
    <w:p w:rsidR="007835F4" w:rsidRPr="00616A84" w:rsidRDefault="007835F4" w:rsidP="00482D97">
      <w:pPr>
        <w:rPr>
          <w:color w:val="0000CC"/>
        </w:rPr>
      </w:pPr>
      <w:commentRangeStart w:id="33"/>
      <w:r w:rsidRPr="00616A84">
        <w:rPr>
          <w:color w:val="0000CC"/>
        </w:rPr>
        <w:t>Wher</w:t>
      </w:r>
      <w:r w:rsidR="00616A84" w:rsidRPr="00616A84">
        <w:rPr>
          <w:color w:val="0000CC"/>
        </w:rPr>
        <w:t>e is the fluid composition that gave you these results?</w:t>
      </w:r>
      <w:commentRangeEnd w:id="33"/>
      <w:r w:rsidR="00616A84">
        <w:rPr>
          <w:rStyle w:val="CommentReference"/>
        </w:rPr>
        <w:commentReference w:id="33"/>
      </w:r>
    </w:p>
    <w:p w:rsidR="00482D97" w:rsidRPr="003D0282" w:rsidRDefault="00482D97" w:rsidP="00634BBC">
      <w:pPr>
        <w:spacing w:line="360" w:lineRule="auto"/>
        <w:jc w:val="center"/>
        <w:rPr>
          <w:rFonts w:ascii="Times New Roman" w:hAnsi="Times New Roman" w:cs="Times New Roman"/>
          <w:b/>
          <w:sz w:val="32"/>
        </w:rPr>
      </w:pPr>
      <w:r w:rsidRPr="003D0282">
        <w:rPr>
          <w:rFonts w:ascii="Times New Roman" w:hAnsi="Times New Roman" w:cs="Times New Roman"/>
          <w:b/>
          <w:sz w:val="32"/>
        </w:rPr>
        <w:lastRenderedPageBreak/>
        <w:t>CHAPTER FIVE</w:t>
      </w:r>
    </w:p>
    <w:p w:rsidR="00482D97" w:rsidRPr="00D661CF" w:rsidRDefault="00482D97" w:rsidP="00482D97">
      <w:pPr>
        <w:spacing w:line="360" w:lineRule="auto"/>
        <w:rPr>
          <w:rFonts w:ascii="Times New Roman" w:hAnsi="Times New Roman" w:cs="Times New Roman"/>
          <w:b/>
        </w:rPr>
      </w:pPr>
      <w:r w:rsidRPr="00D661CF">
        <w:rPr>
          <w:rFonts w:ascii="Times New Roman" w:hAnsi="Times New Roman" w:cs="Times New Roman"/>
          <w:b/>
        </w:rPr>
        <w:t>CONCLUSION</w:t>
      </w:r>
    </w:p>
    <w:p w:rsidR="00482D97" w:rsidRPr="003D0282" w:rsidRDefault="00482D97" w:rsidP="00482D97">
      <w:pPr>
        <w:spacing w:line="360" w:lineRule="auto"/>
        <w:rPr>
          <w:rFonts w:ascii="Times New Roman" w:hAnsi="Times New Roman" w:cs="Times New Roman"/>
          <w:sz w:val="24"/>
          <w:szCs w:val="24"/>
        </w:rPr>
      </w:pPr>
      <w:r w:rsidRPr="003D0282">
        <w:rPr>
          <w:rFonts w:ascii="Times New Roman" w:hAnsi="Times New Roman" w:cs="Times New Roman"/>
          <w:sz w:val="24"/>
          <w:szCs w:val="24"/>
        </w:rPr>
        <w:t xml:space="preserve">At the end of this project </w:t>
      </w:r>
      <w:proofErr w:type="gramStart"/>
      <w:r w:rsidRPr="003D0282">
        <w:rPr>
          <w:rFonts w:ascii="Times New Roman" w:hAnsi="Times New Roman" w:cs="Times New Roman"/>
          <w:sz w:val="24"/>
          <w:szCs w:val="24"/>
        </w:rPr>
        <w:t>work ,</w:t>
      </w:r>
      <w:proofErr w:type="gramEnd"/>
      <w:r w:rsidRPr="003D0282">
        <w:rPr>
          <w:rFonts w:ascii="Times New Roman" w:hAnsi="Times New Roman" w:cs="Times New Roman"/>
          <w:sz w:val="24"/>
          <w:szCs w:val="24"/>
        </w:rPr>
        <w:t xml:space="preserve"> </w:t>
      </w:r>
      <w:commentRangeStart w:id="34"/>
      <w:r w:rsidRPr="003D0282">
        <w:rPr>
          <w:rFonts w:ascii="Times New Roman" w:hAnsi="Times New Roman" w:cs="Times New Roman"/>
          <w:sz w:val="24"/>
          <w:szCs w:val="24"/>
        </w:rPr>
        <w:t xml:space="preserve">It can be concluded that this project work has made me more grounded in the development of engineering </w:t>
      </w:r>
      <w:proofErr w:type="spellStart"/>
      <w:r w:rsidRPr="003D0282">
        <w:rPr>
          <w:rFonts w:ascii="Times New Roman" w:hAnsi="Times New Roman" w:cs="Times New Roman"/>
          <w:sz w:val="24"/>
          <w:szCs w:val="24"/>
        </w:rPr>
        <w:t>softwares</w:t>
      </w:r>
      <w:proofErr w:type="spellEnd"/>
      <w:r w:rsidRPr="003D0282">
        <w:rPr>
          <w:rFonts w:ascii="Times New Roman" w:hAnsi="Times New Roman" w:cs="Times New Roman"/>
          <w:sz w:val="24"/>
          <w:szCs w:val="24"/>
        </w:rPr>
        <w:t xml:space="preserve"> </w:t>
      </w:r>
      <w:commentRangeEnd w:id="34"/>
      <w:r w:rsidR="0003658D">
        <w:rPr>
          <w:rStyle w:val="CommentReference"/>
        </w:rPr>
        <w:commentReference w:id="34"/>
      </w:r>
      <w:r w:rsidRPr="003D0282">
        <w:rPr>
          <w:rFonts w:ascii="Times New Roman" w:hAnsi="Times New Roman" w:cs="Times New Roman"/>
          <w:sz w:val="24"/>
          <w:szCs w:val="24"/>
        </w:rPr>
        <w:t xml:space="preserve">and at the end of this project work the end result was achieved.   </w:t>
      </w:r>
    </w:p>
    <w:p w:rsidR="00482D97" w:rsidRPr="003D0282" w:rsidRDefault="00482D97" w:rsidP="00482D97">
      <w:pPr>
        <w:spacing w:line="360" w:lineRule="auto"/>
        <w:rPr>
          <w:rFonts w:ascii="Times New Roman" w:hAnsi="Times New Roman" w:cs="Times New Roman"/>
          <w:sz w:val="24"/>
          <w:szCs w:val="24"/>
        </w:rPr>
      </w:pPr>
    </w:p>
    <w:p w:rsidR="00482D97" w:rsidRPr="003D0282" w:rsidRDefault="00482D97" w:rsidP="00482D97">
      <w:pPr>
        <w:spacing w:line="360" w:lineRule="auto"/>
        <w:rPr>
          <w:rFonts w:ascii="Times New Roman" w:hAnsi="Times New Roman" w:cs="Times New Roman"/>
          <w:b/>
          <w:sz w:val="24"/>
          <w:szCs w:val="24"/>
        </w:rPr>
      </w:pPr>
      <w:r w:rsidRPr="003D0282">
        <w:rPr>
          <w:rFonts w:ascii="Times New Roman" w:hAnsi="Times New Roman" w:cs="Times New Roman"/>
          <w:b/>
          <w:sz w:val="24"/>
          <w:szCs w:val="24"/>
        </w:rPr>
        <w:t>RECOMMENDATION</w:t>
      </w:r>
    </w:p>
    <w:p w:rsidR="00616A84" w:rsidRDefault="00482D97" w:rsidP="00B04033">
      <w:pPr>
        <w:spacing w:line="360" w:lineRule="auto"/>
        <w:jc w:val="both"/>
        <w:rPr>
          <w:rFonts w:ascii="Times New Roman" w:hAnsi="Times New Roman" w:cs="Times New Roman"/>
          <w:sz w:val="24"/>
          <w:szCs w:val="24"/>
        </w:rPr>
      </w:pPr>
      <w:r w:rsidRPr="003D0282">
        <w:rPr>
          <w:rFonts w:ascii="Times New Roman" w:hAnsi="Times New Roman" w:cs="Times New Roman"/>
          <w:sz w:val="24"/>
          <w:szCs w:val="24"/>
        </w:rPr>
        <w:t xml:space="preserve">It should be recommended that all petroleum engineering students should be introduced and be more grounded in engineering software development because it was not easy to develop a software individually without getting acquainted with various programming languages such as </w:t>
      </w:r>
      <w:proofErr w:type="gramStart"/>
      <w:r w:rsidRPr="003D0282">
        <w:rPr>
          <w:rFonts w:ascii="Times New Roman" w:hAnsi="Times New Roman" w:cs="Times New Roman"/>
          <w:sz w:val="24"/>
          <w:szCs w:val="24"/>
        </w:rPr>
        <w:t>Java ,</w:t>
      </w:r>
      <w:proofErr w:type="gramEnd"/>
      <w:r w:rsidRPr="003D0282">
        <w:rPr>
          <w:rFonts w:ascii="Times New Roman" w:hAnsi="Times New Roman" w:cs="Times New Roman"/>
          <w:sz w:val="24"/>
          <w:szCs w:val="24"/>
        </w:rPr>
        <w:t xml:space="preserve"> HTML ,CSS , VB.NET etc. So the petroleum engineering department should include programming in the syllabus and it must be made compulsory for all </w:t>
      </w:r>
      <w:r w:rsidR="003D0282" w:rsidRPr="003D0282">
        <w:rPr>
          <w:rFonts w:ascii="Times New Roman" w:hAnsi="Times New Roman" w:cs="Times New Roman"/>
          <w:sz w:val="24"/>
          <w:szCs w:val="24"/>
        </w:rPr>
        <w:t>students</w:t>
      </w:r>
      <w:r w:rsidR="00B04033">
        <w:rPr>
          <w:rFonts w:ascii="Times New Roman" w:hAnsi="Times New Roman" w:cs="Times New Roman"/>
          <w:sz w:val="24"/>
          <w:szCs w:val="24"/>
        </w:rPr>
        <w:t xml:space="preserve"> to take it as course.</w:t>
      </w:r>
      <w:bookmarkStart w:id="35" w:name="_GoBack"/>
      <w:bookmarkEnd w:id="35"/>
    </w:p>
    <w:p w:rsidR="00482D97" w:rsidRPr="00B04033" w:rsidRDefault="00616A84" w:rsidP="00B04033">
      <w:pPr>
        <w:spacing w:after="0" w:line="240" w:lineRule="auto"/>
        <w:rPr>
          <w:rFonts w:ascii="Times New Roman" w:hAnsi="Times New Roman" w:cs="Times New Roman"/>
          <w:b/>
          <w:color w:val="0000CC"/>
          <w:sz w:val="28"/>
          <w:szCs w:val="28"/>
        </w:rPr>
      </w:pPr>
      <w:r w:rsidRPr="00B04033">
        <w:rPr>
          <w:rFonts w:ascii="Times New Roman" w:hAnsi="Times New Roman" w:cs="Times New Roman"/>
          <w:b/>
          <w:color w:val="0000CC"/>
          <w:sz w:val="28"/>
          <w:szCs w:val="28"/>
        </w:rPr>
        <w:t>The Objectives of your work I remind again</w:t>
      </w:r>
    </w:p>
    <w:p w:rsidR="00616A84" w:rsidRPr="00B04033" w:rsidRDefault="00616A84" w:rsidP="00B04033">
      <w:pPr>
        <w:pStyle w:val="ListParagraph"/>
        <w:numPr>
          <w:ilvl w:val="1"/>
          <w:numId w:val="39"/>
        </w:numPr>
        <w:spacing w:after="0" w:line="240" w:lineRule="auto"/>
        <w:jc w:val="both"/>
        <w:rPr>
          <w:rFonts w:ascii="Times New Roman" w:hAnsi="Times New Roman" w:cs="Times New Roman"/>
          <w:color w:val="FF0000"/>
          <w:sz w:val="28"/>
          <w:szCs w:val="28"/>
        </w:rPr>
      </w:pPr>
      <w:r w:rsidRPr="00B04033">
        <w:rPr>
          <w:rFonts w:ascii="Times New Roman" w:hAnsi="Times New Roman" w:cs="Times New Roman"/>
          <w:color w:val="FF0000"/>
          <w:sz w:val="28"/>
          <w:szCs w:val="28"/>
        </w:rPr>
        <w:t>To design a New Software(XYZ) to handle phase equilibrium calculations</w:t>
      </w:r>
    </w:p>
    <w:p w:rsidR="00616A84" w:rsidRPr="00B04033" w:rsidRDefault="00616A84" w:rsidP="00B04033">
      <w:pPr>
        <w:pStyle w:val="ListParagraph"/>
        <w:numPr>
          <w:ilvl w:val="1"/>
          <w:numId w:val="39"/>
        </w:numPr>
        <w:spacing w:after="0" w:line="240" w:lineRule="auto"/>
        <w:jc w:val="both"/>
        <w:rPr>
          <w:rFonts w:ascii="Times New Roman" w:hAnsi="Times New Roman" w:cs="Times New Roman"/>
          <w:color w:val="FF0000"/>
          <w:sz w:val="28"/>
          <w:szCs w:val="28"/>
        </w:rPr>
      </w:pPr>
      <w:r w:rsidRPr="00B04033">
        <w:rPr>
          <w:rFonts w:ascii="Times New Roman" w:hAnsi="Times New Roman" w:cs="Times New Roman"/>
          <w:color w:val="FF0000"/>
          <w:sz w:val="28"/>
          <w:szCs w:val="28"/>
        </w:rPr>
        <w:t>Apply XYZ to separate the Light Group (C</w:t>
      </w:r>
      <w:r w:rsidRPr="00B04033">
        <w:rPr>
          <w:rFonts w:ascii="Times New Roman" w:hAnsi="Times New Roman" w:cs="Times New Roman"/>
          <w:color w:val="FF0000"/>
          <w:sz w:val="28"/>
          <w:szCs w:val="28"/>
          <w:vertAlign w:val="subscript"/>
        </w:rPr>
        <w:t>1</w:t>
      </w:r>
      <w:r w:rsidRPr="00B04033">
        <w:rPr>
          <w:rFonts w:ascii="Times New Roman" w:hAnsi="Times New Roman" w:cs="Times New Roman"/>
          <w:color w:val="FF0000"/>
          <w:sz w:val="28"/>
          <w:szCs w:val="28"/>
        </w:rPr>
        <w:t xml:space="preserve"> and C</w:t>
      </w:r>
      <w:r w:rsidRPr="00B04033">
        <w:rPr>
          <w:rFonts w:ascii="Times New Roman" w:hAnsi="Times New Roman" w:cs="Times New Roman"/>
          <w:color w:val="FF0000"/>
          <w:sz w:val="28"/>
          <w:szCs w:val="28"/>
          <w:vertAlign w:val="subscript"/>
        </w:rPr>
        <w:t>2</w:t>
      </w:r>
      <w:r w:rsidRPr="00B04033">
        <w:rPr>
          <w:rFonts w:ascii="Times New Roman" w:hAnsi="Times New Roman" w:cs="Times New Roman"/>
          <w:color w:val="FF0000"/>
          <w:sz w:val="28"/>
          <w:szCs w:val="28"/>
        </w:rPr>
        <w:t>) from oil.</w:t>
      </w:r>
    </w:p>
    <w:p w:rsidR="00616A84" w:rsidRDefault="00616A84" w:rsidP="00B04033">
      <w:pPr>
        <w:pStyle w:val="Default"/>
        <w:numPr>
          <w:ilvl w:val="1"/>
          <w:numId w:val="39"/>
        </w:numPr>
        <w:jc w:val="both"/>
        <w:rPr>
          <w:color w:val="FF0000"/>
          <w:sz w:val="28"/>
          <w:szCs w:val="28"/>
        </w:rPr>
      </w:pPr>
      <w:r w:rsidRPr="00B04033">
        <w:rPr>
          <w:color w:val="FF0000"/>
          <w:sz w:val="28"/>
          <w:szCs w:val="28"/>
        </w:rPr>
        <w:t>Apply XYZ to maximize the recovery of heavy components of the intermediate group in crude oil</w:t>
      </w:r>
    </w:p>
    <w:p w:rsidR="00B04033" w:rsidRPr="00B04033" w:rsidRDefault="00B04033" w:rsidP="00B04033">
      <w:pPr>
        <w:pStyle w:val="Default"/>
        <w:numPr>
          <w:ilvl w:val="1"/>
          <w:numId w:val="39"/>
        </w:numPr>
        <w:jc w:val="both"/>
        <w:rPr>
          <w:color w:val="FF0000"/>
          <w:sz w:val="28"/>
          <w:szCs w:val="28"/>
        </w:rPr>
      </w:pPr>
    </w:p>
    <w:p w:rsidR="00616A84" w:rsidRPr="00B04033" w:rsidRDefault="00616A84" w:rsidP="00B04033">
      <w:pPr>
        <w:pStyle w:val="Default"/>
        <w:jc w:val="both"/>
        <w:rPr>
          <w:color w:val="0000CC"/>
          <w:sz w:val="28"/>
          <w:szCs w:val="28"/>
        </w:rPr>
      </w:pPr>
      <w:r w:rsidRPr="00B04033">
        <w:rPr>
          <w:color w:val="0000CC"/>
          <w:sz w:val="28"/>
          <w:szCs w:val="28"/>
        </w:rPr>
        <w:t>The Scope is limited to:</w:t>
      </w:r>
    </w:p>
    <w:p w:rsidR="00220720" w:rsidRPr="00B04033" w:rsidRDefault="00616A84" w:rsidP="00B04033">
      <w:pPr>
        <w:pStyle w:val="Default"/>
        <w:jc w:val="both"/>
        <w:rPr>
          <w:color w:val="FF0000"/>
          <w:sz w:val="28"/>
          <w:szCs w:val="28"/>
        </w:rPr>
      </w:pPr>
      <w:r w:rsidRPr="00B04033">
        <w:rPr>
          <w:color w:val="FF0000"/>
          <w:sz w:val="28"/>
          <w:szCs w:val="28"/>
        </w:rPr>
        <w:t>D</w:t>
      </w:r>
      <w:r w:rsidRPr="00B04033">
        <w:rPr>
          <w:color w:val="FF0000"/>
          <w:sz w:val="28"/>
          <w:szCs w:val="28"/>
        </w:rPr>
        <w:t>etermine hydrocarbon fluid composition at the separator, stock tank Gas-Liquid equilibrium, stock tank liquid density, Gas-Oil ratio, and reservoir liquid density and Formation volume factor for a given reservoir fluid composition.</w:t>
      </w:r>
    </w:p>
    <w:p w:rsidR="00B04033" w:rsidRDefault="00B04033" w:rsidP="00B04033">
      <w:pPr>
        <w:pStyle w:val="Default"/>
        <w:jc w:val="both"/>
        <w:rPr>
          <w:color w:val="FF0000"/>
          <w:sz w:val="28"/>
          <w:szCs w:val="28"/>
        </w:rPr>
      </w:pPr>
    </w:p>
    <w:p w:rsidR="00B04033" w:rsidRPr="00B04033" w:rsidRDefault="00B04033" w:rsidP="00B04033">
      <w:pPr>
        <w:pStyle w:val="Default"/>
        <w:jc w:val="both"/>
        <w:rPr>
          <w:b/>
          <w:i/>
          <w:color w:val="0000CC"/>
          <w:sz w:val="28"/>
          <w:szCs w:val="28"/>
        </w:rPr>
      </w:pPr>
      <w:r w:rsidRPr="00B04033">
        <w:rPr>
          <w:b/>
          <w:i/>
          <w:color w:val="0000CC"/>
          <w:sz w:val="28"/>
          <w:szCs w:val="28"/>
        </w:rPr>
        <w:t>NOW!</w:t>
      </w:r>
    </w:p>
    <w:p w:rsidR="00616A84" w:rsidRPr="00B04033" w:rsidRDefault="00616A84" w:rsidP="00B04033">
      <w:pPr>
        <w:pStyle w:val="Default"/>
        <w:numPr>
          <w:ilvl w:val="0"/>
          <w:numId w:val="42"/>
        </w:numPr>
        <w:jc w:val="both"/>
        <w:rPr>
          <w:color w:val="FF0000"/>
          <w:sz w:val="28"/>
          <w:szCs w:val="28"/>
        </w:rPr>
      </w:pPr>
      <w:r w:rsidRPr="00B04033">
        <w:rPr>
          <w:color w:val="FF0000"/>
          <w:sz w:val="28"/>
          <w:szCs w:val="28"/>
        </w:rPr>
        <w:t xml:space="preserve">Your final result table shows only the components mole fractions of the gas and liquid in equilibrium. </w:t>
      </w:r>
    </w:p>
    <w:p w:rsidR="00616A84" w:rsidRPr="00B04033" w:rsidRDefault="00616A84" w:rsidP="00B04033">
      <w:pPr>
        <w:pStyle w:val="Default"/>
        <w:numPr>
          <w:ilvl w:val="0"/>
          <w:numId w:val="42"/>
        </w:numPr>
        <w:jc w:val="both"/>
        <w:rPr>
          <w:color w:val="FF0000"/>
          <w:sz w:val="28"/>
          <w:szCs w:val="28"/>
        </w:rPr>
      </w:pPr>
      <w:r w:rsidRPr="00B04033">
        <w:rPr>
          <w:color w:val="FF0000"/>
          <w:sz w:val="28"/>
          <w:szCs w:val="28"/>
        </w:rPr>
        <w:t>Nos 2 1nd 3 of your objectives were not taken care neither are the items in your scope.</w:t>
      </w:r>
    </w:p>
    <w:p w:rsidR="00616A84" w:rsidRPr="00B04033" w:rsidRDefault="00616A84" w:rsidP="00B04033">
      <w:pPr>
        <w:pStyle w:val="Default"/>
        <w:jc w:val="both"/>
        <w:rPr>
          <w:color w:val="FF0000"/>
          <w:sz w:val="28"/>
          <w:szCs w:val="28"/>
        </w:rPr>
      </w:pPr>
    </w:p>
    <w:p w:rsidR="00616A84" w:rsidRPr="00B04033" w:rsidRDefault="00616A84" w:rsidP="00B04033">
      <w:pPr>
        <w:pStyle w:val="Default"/>
        <w:numPr>
          <w:ilvl w:val="0"/>
          <w:numId w:val="42"/>
        </w:numPr>
        <w:jc w:val="both"/>
        <w:rPr>
          <w:color w:val="FF0000"/>
          <w:sz w:val="28"/>
          <w:szCs w:val="28"/>
        </w:rPr>
      </w:pPr>
      <w:r w:rsidRPr="00B04033">
        <w:rPr>
          <w:color w:val="FF0000"/>
          <w:sz w:val="28"/>
          <w:szCs w:val="28"/>
        </w:rPr>
        <w:t>Make all the corrections and attend to the observation and return to me immediately</w:t>
      </w:r>
    </w:p>
    <w:sectPr w:rsidR="00616A84" w:rsidRPr="00B04033" w:rsidSect="003D7B68">
      <w:footerReference w:type="default" r:id="rId7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gbarode" w:date="2016-10-19T12:58:00Z" w:initials="O">
    <w:p w:rsidR="003A552F" w:rsidRDefault="003A552F">
      <w:pPr>
        <w:pStyle w:val="CommentText"/>
      </w:pPr>
      <w:r>
        <w:rPr>
          <w:rStyle w:val="CommentReference"/>
        </w:rPr>
        <w:annotationRef/>
      </w:r>
      <w:r>
        <w:t>Put pages</w:t>
      </w:r>
    </w:p>
  </w:comment>
  <w:comment w:id="1" w:author="Ogbarode" w:date="2016-10-19T13:02:00Z" w:initials="O">
    <w:p w:rsidR="003A552F" w:rsidRDefault="003A552F">
      <w:pPr>
        <w:pStyle w:val="CommentText"/>
      </w:pPr>
      <w:r>
        <w:rPr>
          <w:rStyle w:val="CommentReference"/>
        </w:rPr>
        <w:annotationRef/>
      </w:r>
      <w:proofErr w:type="gramStart"/>
      <w:r>
        <w:t>add</w:t>
      </w:r>
      <w:proofErr w:type="gramEnd"/>
    </w:p>
  </w:comment>
  <w:comment w:id="2" w:author="Ogbarode" w:date="2016-10-19T13:06:00Z" w:initials="O">
    <w:p w:rsidR="003A552F" w:rsidRDefault="003A552F">
      <w:pPr>
        <w:pStyle w:val="CommentText"/>
      </w:pPr>
      <w:r>
        <w:rPr>
          <w:rStyle w:val="CommentReference"/>
        </w:rPr>
        <w:annotationRef/>
      </w:r>
      <w:proofErr w:type="gramStart"/>
      <w:r>
        <w:t>add</w:t>
      </w:r>
      <w:proofErr w:type="gramEnd"/>
    </w:p>
  </w:comment>
  <w:comment w:id="3" w:author="Ogbarode" w:date="2016-10-19T13:32:00Z" w:initials="O">
    <w:p w:rsidR="00616A84" w:rsidRDefault="00616A84">
      <w:pPr>
        <w:pStyle w:val="CommentText"/>
      </w:pPr>
      <w:r>
        <w:rPr>
          <w:rStyle w:val="CommentReference"/>
        </w:rPr>
        <w:annotationRef/>
      </w:r>
      <w:r>
        <w:t>Reframe or Rephrase</w:t>
      </w:r>
    </w:p>
  </w:comment>
  <w:comment w:id="4" w:author="Ogbarode" w:date="2016-10-19T13:10:00Z" w:initials="O">
    <w:p w:rsidR="00975CD4" w:rsidRDefault="00975CD4">
      <w:pPr>
        <w:pStyle w:val="CommentText"/>
      </w:pPr>
      <w:r>
        <w:rPr>
          <w:rStyle w:val="CommentReference"/>
        </w:rPr>
        <w:annotationRef/>
      </w:r>
      <w:r>
        <w:t>The significant of these to the oil and gas industry is the significant of your work. State this here</w:t>
      </w:r>
    </w:p>
  </w:comment>
  <w:comment w:id="27" w:author="Ogbarode" w:date="2016-10-19T13:16:00Z" w:initials="O">
    <w:p w:rsidR="00975CD4" w:rsidRDefault="00975CD4">
      <w:pPr>
        <w:pStyle w:val="CommentText"/>
      </w:pPr>
      <w:r>
        <w:rPr>
          <w:rStyle w:val="CommentReference"/>
        </w:rPr>
        <w:annotationRef/>
      </w:r>
      <w:r>
        <w:t>You MUST do this</w:t>
      </w:r>
    </w:p>
  </w:comment>
  <w:comment w:id="28" w:author="Ogbarode" w:date="2016-10-19T13:21:00Z" w:initials="O">
    <w:p w:rsidR="007835F4" w:rsidRDefault="007835F4">
      <w:pPr>
        <w:pStyle w:val="CommentText"/>
      </w:pPr>
      <w:r>
        <w:rPr>
          <w:rStyle w:val="CommentReference"/>
        </w:rPr>
        <w:annotationRef/>
      </w:r>
      <w:r>
        <w:t>Do this</w:t>
      </w:r>
    </w:p>
  </w:comment>
  <w:comment w:id="29" w:author="Ogbarode" w:date="2016-10-19T13:22:00Z" w:initials="O">
    <w:p w:rsidR="007835F4" w:rsidRDefault="007835F4">
      <w:pPr>
        <w:pStyle w:val="CommentText"/>
      </w:pPr>
      <w:r>
        <w:rPr>
          <w:rStyle w:val="CommentReference"/>
        </w:rPr>
        <w:annotationRef/>
      </w:r>
      <w:r>
        <w:t>Define all parameters here</w:t>
      </w:r>
    </w:p>
  </w:comment>
  <w:comment w:id="30" w:author="Ogbarode" w:date="2016-10-19T13:23:00Z" w:initials="O">
    <w:p w:rsidR="007835F4" w:rsidRDefault="007835F4">
      <w:pPr>
        <w:pStyle w:val="CommentText"/>
      </w:pPr>
      <w:r>
        <w:rPr>
          <w:rStyle w:val="CommentReference"/>
        </w:rPr>
        <w:annotationRef/>
      </w:r>
      <w:r>
        <w:t>What the source of all these</w:t>
      </w:r>
    </w:p>
  </w:comment>
  <w:comment w:id="31" w:author="Ogbarode" w:date="2016-10-19T11:35:00Z" w:initials="O">
    <w:p w:rsidR="003A552F" w:rsidRDefault="003A552F">
      <w:pPr>
        <w:pStyle w:val="CommentText"/>
      </w:pPr>
      <w:r>
        <w:rPr>
          <w:rStyle w:val="CommentReference"/>
        </w:rPr>
        <w:annotationRef/>
      </w:r>
      <w:r>
        <w:t>Do this</w:t>
      </w:r>
    </w:p>
  </w:comment>
  <w:comment w:id="32" w:author="Ogbarode" w:date="2016-10-19T11:31:00Z" w:initials="O">
    <w:p w:rsidR="003A552F" w:rsidRDefault="003A552F">
      <w:pPr>
        <w:pStyle w:val="CommentText"/>
      </w:pPr>
      <w:r>
        <w:rPr>
          <w:rStyle w:val="CommentReference"/>
        </w:rPr>
        <w:annotationRef/>
      </w:r>
      <w:r>
        <w:t>Do this</w:t>
      </w:r>
    </w:p>
  </w:comment>
  <w:comment w:id="33" w:author="Ogbarode" w:date="2016-10-19T13:28:00Z" w:initials="O">
    <w:p w:rsidR="00616A84" w:rsidRDefault="00616A84">
      <w:pPr>
        <w:pStyle w:val="CommentText"/>
      </w:pPr>
      <w:r>
        <w:rPr>
          <w:rStyle w:val="CommentReference"/>
        </w:rPr>
        <w:annotationRef/>
      </w:r>
      <w:r>
        <w:t>Do this</w:t>
      </w:r>
    </w:p>
  </w:comment>
  <w:comment w:id="34" w:author="Ogbarode" w:date="2016-10-19T13:29:00Z" w:initials="O">
    <w:p w:rsidR="003A552F" w:rsidRDefault="003A552F">
      <w:pPr>
        <w:pStyle w:val="CommentText"/>
      </w:pPr>
      <w:r>
        <w:rPr>
          <w:rStyle w:val="CommentReference"/>
        </w:rPr>
        <w:annotationRef/>
      </w:r>
    </w:p>
    <w:p w:rsidR="003A552F" w:rsidRDefault="003A552F" w:rsidP="0003658D">
      <w:pPr>
        <w:pStyle w:val="CommentText"/>
        <w:numPr>
          <w:ilvl w:val="0"/>
          <w:numId w:val="41"/>
        </w:numPr>
      </w:pPr>
      <w:r>
        <w:t xml:space="preserve">Your ability in engineering software development was NEVER an aim of this project. </w:t>
      </w:r>
    </w:p>
    <w:p w:rsidR="00616A84" w:rsidRDefault="00616A84" w:rsidP="0003658D">
      <w:pPr>
        <w:pStyle w:val="CommentText"/>
        <w:numPr>
          <w:ilvl w:val="0"/>
          <w:numId w:val="41"/>
        </w:numPr>
      </w:pPr>
      <w:r>
        <w:t>Give thanks to God for that in Your Acknowledgement</w:t>
      </w:r>
    </w:p>
    <w:p w:rsidR="003A552F" w:rsidRDefault="003A552F" w:rsidP="0003658D">
      <w:pPr>
        <w:pStyle w:val="CommentText"/>
        <w:numPr>
          <w:ilvl w:val="0"/>
          <w:numId w:val="41"/>
        </w:numPr>
      </w:pPr>
      <w:r>
        <w:t>Go back to the Aims and Objectives of your work and state here whether they were achieved and how they were achieved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947" w:rsidRDefault="00EB0947" w:rsidP="003A552F">
      <w:pPr>
        <w:spacing w:after="0" w:line="240" w:lineRule="auto"/>
      </w:pPr>
      <w:r>
        <w:separator/>
      </w:r>
    </w:p>
  </w:endnote>
  <w:endnote w:type="continuationSeparator" w:id="0">
    <w:p w:rsidR="00EB0947" w:rsidRDefault="00EB0947" w:rsidP="003A5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6412317"/>
      <w:docPartObj>
        <w:docPartGallery w:val="Page Numbers (Bottom of Page)"/>
        <w:docPartUnique/>
      </w:docPartObj>
    </w:sdtPr>
    <w:sdtEndPr>
      <w:rPr>
        <w:noProof/>
      </w:rPr>
    </w:sdtEndPr>
    <w:sdtContent>
      <w:p w:rsidR="003A552F" w:rsidRDefault="003A552F">
        <w:pPr>
          <w:pStyle w:val="Footer"/>
          <w:jc w:val="center"/>
        </w:pPr>
        <w:r>
          <w:fldChar w:fldCharType="begin"/>
        </w:r>
        <w:r>
          <w:instrText xml:space="preserve"> PAGE   \* MERGEFORMAT </w:instrText>
        </w:r>
        <w:r>
          <w:fldChar w:fldCharType="separate"/>
        </w:r>
        <w:r w:rsidR="00B04033">
          <w:rPr>
            <w:noProof/>
          </w:rPr>
          <w:t>36</w:t>
        </w:r>
        <w:r>
          <w:rPr>
            <w:noProof/>
          </w:rPr>
          <w:fldChar w:fldCharType="end"/>
        </w:r>
      </w:p>
    </w:sdtContent>
  </w:sdt>
  <w:p w:rsidR="003A552F" w:rsidRDefault="003A55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947" w:rsidRDefault="00EB0947" w:rsidP="003A552F">
      <w:pPr>
        <w:spacing w:after="0" w:line="240" w:lineRule="auto"/>
      </w:pPr>
      <w:r>
        <w:separator/>
      </w:r>
    </w:p>
  </w:footnote>
  <w:footnote w:type="continuationSeparator" w:id="0">
    <w:p w:rsidR="00EB0947" w:rsidRDefault="00EB0947" w:rsidP="003A55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210F"/>
    <w:multiLevelType w:val="hybridMultilevel"/>
    <w:tmpl w:val="C834EFFE"/>
    <w:lvl w:ilvl="0" w:tplc="6BEC997C">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360"/>
        </w:tabs>
        <w:ind w:left="360" w:hanging="360"/>
      </w:pPr>
      <w:rPr>
        <w:rFonts w:hint="default"/>
      </w:rPr>
    </w:lvl>
    <w:lvl w:ilvl="2" w:tplc="CDA4C32C">
      <w:start w:val="914"/>
      <w:numFmt w:val="bullet"/>
      <w:lvlText w:val=""/>
      <w:lvlJc w:val="left"/>
      <w:pPr>
        <w:tabs>
          <w:tab w:val="num" w:pos="2160"/>
        </w:tabs>
        <w:ind w:left="2160" w:hanging="360"/>
      </w:pPr>
      <w:rPr>
        <w:rFonts w:ascii="Wingdings" w:hAnsi="Wingdings" w:hint="default"/>
      </w:rPr>
    </w:lvl>
    <w:lvl w:ilvl="3" w:tplc="2618B134" w:tentative="1">
      <w:start w:val="1"/>
      <w:numFmt w:val="bullet"/>
      <w:lvlText w:val=""/>
      <w:lvlJc w:val="left"/>
      <w:pPr>
        <w:tabs>
          <w:tab w:val="num" w:pos="2880"/>
        </w:tabs>
        <w:ind w:left="2880" w:hanging="360"/>
      </w:pPr>
      <w:rPr>
        <w:rFonts w:ascii="Wingdings" w:hAnsi="Wingdings" w:hint="default"/>
      </w:rPr>
    </w:lvl>
    <w:lvl w:ilvl="4" w:tplc="BAD27D38" w:tentative="1">
      <w:start w:val="1"/>
      <w:numFmt w:val="bullet"/>
      <w:lvlText w:val=""/>
      <w:lvlJc w:val="left"/>
      <w:pPr>
        <w:tabs>
          <w:tab w:val="num" w:pos="3600"/>
        </w:tabs>
        <w:ind w:left="3600" w:hanging="360"/>
      </w:pPr>
      <w:rPr>
        <w:rFonts w:ascii="Wingdings" w:hAnsi="Wingdings" w:hint="default"/>
      </w:rPr>
    </w:lvl>
    <w:lvl w:ilvl="5" w:tplc="2A2AF4A0" w:tentative="1">
      <w:start w:val="1"/>
      <w:numFmt w:val="bullet"/>
      <w:lvlText w:val=""/>
      <w:lvlJc w:val="left"/>
      <w:pPr>
        <w:tabs>
          <w:tab w:val="num" w:pos="4320"/>
        </w:tabs>
        <w:ind w:left="4320" w:hanging="360"/>
      </w:pPr>
      <w:rPr>
        <w:rFonts w:ascii="Wingdings" w:hAnsi="Wingdings" w:hint="default"/>
      </w:rPr>
    </w:lvl>
    <w:lvl w:ilvl="6" w:tplc="4EB86A30" w:tentative="1">
      <w:start w:val="1"/>
      <w:numFmt w:val="bullet"/>
      <w:lvlText w:val=""/>
      <w:lvlJc w:val="left"/>
      <w:pPr>
        <w:tabs>
          <w:tab w:val="num" w:pos="5040"/>
        </w:tabs>
        <w:ind w:left="5040" w:hanging="360"/>
      </w:pPr>
      <w:rPr>
        <w:rFonts w:ascii="Wingdings" w:hAnsi="Wingdings" w:hint="default"/>
      </w:rPr>
    </w:lvl>
    <w:lvl w:ilvl="7" w:tplc="2FB48D2C" w:tentative="1">
      <w:start w:val="1"/>
      <w:numFmt w:val="bullet"/>
      <w:lvlText w:val=""/>
      <w:lvlJc w:val="left"/>
      <w:pPr>
        <w:tabs>
          <w:tab w:val="num" w:pos="5760"/>
        </w:tabs>
        <w:ind w:left="5760" w:hanging="360"/>
      </w:pPr>
      <w:rPr>
        <w:rFonts w:ascii="Wingdings" w:hAnsi="Wingdings" w:hint="default"/>
      </w:rPr>
    </w:lvl>
    <w:lvl w:ilvl="8" w:tplc="7204932A" w:tentative="1">
      <w:start w:val="1"/>
      <w:numFmt w:val="bullet"/>
      <w:lvlText w:val=""/>
      <w:lvlJc w:val="left"/>
      <w:pPr>
        <w:tabs>
          <w:tab w:val="num" w:pos="6480"/>
        </w:tabs>
        <w:ind w:left="6480" w:hanging="360"/>
      </w:pPr>
      <w:rPr>
        <w:rFonts w:ascii="Wingdings" w:hAnsi="Wingdings" w:hint="default"/>
      </w:rPr>
    </w:lvl>
  </w:abstractNum>
  <w:abstractNum w:abstractNumId="1">
    <w:nsid w:val="09220AF3"/>
    <w:multiLevelType w:val="hybridMultilevel"/>
    <w:tmpl w:val="9AEAA254"/>
    <w:lvl w:ilvl="0" w:tplc="EE00232C">
      <w:start w:val="1"/>
      <w:numFmt w:val="bullet"/>
      <w:lvlText w:val=""/>
      <w:lvlJc w:val="left"/>
      <w:pPr>
        <w:tabs>
          <w:tab w:val="num" w:pos="720"/>
        </w:tabs>
        <w:ind w:left="720" w:hanging="360"/>
      </w:pPr>
      <w:rPr>
        <w:rFonts w:ascii="Wingdings" w:hAnsi="Wingdings" w:hint="default"/>
      </w:rPr>
    </w:lvl>
    <w:lvl w:ilvl="1" w:tplc="A3020A06">
      <w:start w:val="1"/>
      <w:numFmt w:val="bullet"/>
      <w:lvlText w:val=""/>
      <w:lvlJc w:val="left"/>
      <w:pPr>
        <w:tabs>
          <w:tab w:val="num" w:pos="1440"/>
        </w:tabs>
        <w:ind w:left="1440" w:hanging="360"/>
      </w:pPr>
      <w:rPr>
        <w:rFonts w:ascii="Wingdings" w:hAnsi="Wingdings" w:hint="default"/>
      </w:rPr>
    </w:lvl>
    <w:lvl w:ilvl="2" w:tplc="F790DA5C" w:tentative="1">
      <w:start w:val="1"/>
      <w:numFmt w:val="bullet"/>
      <w:lvlText w:val=""/>
      <w:lvlJc w:val="left"/>
      <w:pPr>
        <w:tabs>
          <w:tab w:val="num" w:pos="2160"/>
        </w:tabs>
        <w:ind w:left="2160" w:hanging="360"/>
      </w:pPr>
      <w:rPr>
        <w:rFonts w:ascii="Wingdings" w:hAnsi="Wingdings" w:hint="default"/>
      </w:rPr>
    </w:lvl>
    <w:lvl w:ilvl="3" w:tplc="7ABABB98" w:tentative="1">
      <w:start w:val="1"/>
      <w:numFmt w:val="bullet"/>
      <w:lvlText w:val=""/>
      <w:lvlJc w:val="left"/>
      <w:pPr>
        <w:tabs>
          <w:tab w:val="num" w:pos="2880"/>
        </w:tabs>
        <w:ind w:left="2880" w:hanging="360"/>
      </w:pPr>
      <w:rPr>
        <w:rFonts w:ascii="Wingdings" w:hAnsi="Wingdings" w:hint="default"/>
      </w:rPr>
    </w:lvl>
    <w:lvl w:ilvl="4" w:tplc="447A57DC" w:tentative="1">
      <w:start w:val="1"/>
      <w:numFmt w:val="bullet"/>
      <w:lvlText w:val=""/>
      <w:lvlJc w:val="left"/>
      <w:pPr>
        <w:tabs>
          <w:tab w:val="num" w:pos="3600"/>
        </w:tabs>
        <w:ind w:left="3600" w:hanging="360"/>
      </w:pPr>
      <w:rPr>
        <w:rFonts w:ascii="Wingdings" w:hAnsi="Wingdings" w:hint="default"/>
      </w:rPr>
    </w:lvl>
    <w:lvl w:ilvl="5" w:tplc="03AC3F9E" w:tentative="1">
      <w:start w:val="1"/>
      <w:numFmt w:val="bullet"/>
      <w:lvlText w:val=""/>
      <w:lvlJc w:val="left"/>
      <w:pPr>
        <w:tabs>
          <w:tab w:val="num" w:pos="4320"/>
        </w:tabs>
        <w:ind w:left="4320" w:hanging="360"/>
      </w:pPr>
      <w:rPr>
        <w:rFonts w:ascii="Wingdings" w:hAnsi="Wingdings" w:hint="default"/>
      </w:rPr>
    </w:lvl>
    <w:lvl w:ilvl="6" w:tplc="E90E4A90" w:tentative="1">
      <w:start w:val="1"/>
      <w:numFmt w:val="bullet"/>
      <w:lvlText w:val=""/>
      <w:lvlJc w:val="left"/>
      <w:pPr>
        <w:tabs>
          <w:tab w:val="num" w:pos="5040"/>
        </w:tabs>
        <w:ind w:left="5040" w:hanging="360"/>
      </w:pPr>
      <w:rPr>
        <w:rFonts w:ascii="Wingdings" w:hAnsi="Wingdings" w:hint="default"/>
      </w:rPr>
    </w:lvl>
    <w:lvl w:ilvl="7" w:tplc="C3FE5ED4" w:tentative="1">
      <w:start w:val="1"/>
      <w:numFmt w:val="bullet"/>
      <w:lvlText w:val=""/>
      <w:lvlJc w:val="left"/>
      <w:pPr>
        <w:tabs>
          <w:tab w:val="num" w:pos="5760"/>
        </w:tabs>
        <w:ind w:left="5760" w:hanging="360"/>
      </w:pPr>
      <w:rPr>
        <w:rFonts w:ascii="Wingdings" w:hAnsi="Wingdings" w:hint="default"/>
      </w:rPr>
    </w:lvl>
    <w:lvl w:ilvl="8" w:tplc="4E1E24D6" w:tentative="1">
      <w:start w:val="1"/>
      <w:numFmt w:val="bullet"/>
      <w:lvlText w:val=""/>
      <w:lvlJc w:val="left"/>
      <w:pPr>
        <w:tabs>
          <w:tab w:val="num" w:pos="6480"/>
        </w:tabs>
        <w:ind w:left="6480" w:hanging="360"/>
      </w:pPr>
      <w:rPr>
        <w:rFonts w:ascii="Wingdings" w:hAnsi="Wingdings" w:hint="default"/>
      </w:rPr>
    </w:lvl>
  </w:abstractNum>
  <w:abstractNum w:abstractNumId="2">
    <w:nsid w:val="1865228D"/>
    <w:multiLevelType w:val="singleLevel"/>
    <w:tmpl w:val="85A0E826"/>
    <w:lvl w:ilvl="0">
      <w:start w:val="1"/>
      <w:numFmt w:val="upperLetter"/>
      <w:lvlText w:val="%1."/>
      <w:lvlJc w:val="left"/>
      <w:pPr>
        <w:tabs>
          <w:tab w:val="num" w:pos="360"/>
        </w:tabs>
        <w:ind w:left="360" w:hanging="360"/>
      </w:pPr>
      <w:rPr>
        <w:rFonts w:hint="default"/>
        <w:b/>
      </w:rPr>
    </w:lvl>
  </w:abstractNum>
  <w:abstractNum w:abstractNumId="3">
    <w:nsid w:val="192732BA"/>
    <w:multiLevelType w:val="hybridMultilevel"/>
    <w:tmpl w:val="CE925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65810"/>
    <w:multiLevelType w:val="multilevel"/>
    <w:tmpl w:val="3FAC3E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C466B1A"/>
    <w:multiLevelType w:val="multilevel"/>
    <w:tmpl w:val="2E6656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3C2340"/>
    <w:multiLevelType w:val="hybridMultilevel"/>
    <w:tmpl w:val="B5D43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437F9F"/>
    <w:multiLevelType w:val="hybridMultilevel"/>
    <w:tmpl w:val="A4E2F156"/>
    <w:lvl w:ilvl="0" w:tplc="F31C165C">
      <w:start w:val="1"/>
      <w:numFmt w:val="bullet"/>
      <w:lvlText w:val=""/>
      <w:lvlJc w:val="left"/>
      <w:pPr>
        <w:tabs>
          <w:tab w:val="num" w:pos="720"/>
        </w:tabs>
        <w:ind w:left="720" w:hanging="360"/>
      </w:pPr>
      <w:rPr>
        <w:rFonts w:ascii="Wingdings" w:hAnsi="Wingdings" w:hint="default"/>
      </w:rPr>
    </w:lvl>
    <w:lvl w:ilvl="1" w:tplc="3A16CD0E" w:tentative="1">
      <w:start w:val="1"/>
      <w:numFmt w:val="bullet"/>
      <w:lvlText w:val=""/>
      <w:lvlJc w:val="left"/>
      <w:pPr>
        <w:tabs>
          <w:tab w:val="num" w:pos="1440"/>
        </w:tabs>
        <w:ind w:left="1440" w:hanging="360"/>
      </w:pPr>
      <w:rPr>
        <w:rFonts w:ascii="Wingdings" w:hAnsi="Wingdings" w:hint="default"/>
      </w:rPr>
    </w:lvl>
    <w:lvl w:ilvl="2" w:tplc="0E705BCC" w:tentative="1">
      <w:start w:val="1"/>
      <w:numFmt w:val="bullet"/>
      <w:lvlText w:val=""/>
      <w:lvlJc w:val="left"/>
      <w:pPr>
        <w:tabs>
          <w:tab w:val="num" w:pos="2160"/>
        </w:tabs>
        <w:ind w:left="2160" w:hanging="360"/>
      </w:pPr>
      <w:rPr>
        <w:rFonts w:ascii="Wingdings" w:hAnsi="Wingdings" w:hint="default"/>
      </w:rPr>
    </w:lvl>
    <w:lvl w:ilvl="3" w:tplc="2CCAC386" w:tentative="1">
      <w:start w:val="1"/>
      <w:numFmt w:val="bullet"/>
      <w:lvlText w:val=""/>
      <w:lvlJc w:val="left"/>
      <w:pPr>
        <w:tabs>
          <w:tab w:val="num" w:pos="2880"/>
        </w:tabs>
        <w:ind w:left="2880" w:hanging="360"/>
      </w:pPr>
      <w:rPr>
        <w:rFonts w:ascii="Wingdings" w:hAnsi="Wingdings" w:hint="default"/>
      </w:rPr>
    </w:lvl>
    <w:lvl w:ilvl="4" w:tplc="89503542" w:tentative="1">
      <w:start w:val="1"/>
      <w:numFmt w:val="bullet"/>
      <w:lvlText w:val=""/>
      <w:lvlJc w:val="left"/>
      <w:pPr>
        <w:tabs>
          <w:tab w:val="num" w:pos="3600"/>
        </w:tabs>
        <w:ind w:left="3600" w:hanging="360"/>
      </w:pPr>
      <w:rPr>
        <w:rFonts w:ascii="Wingdings" w:hAnsi="Wingdings" w:hint="default"/>
      </w:rPr>
    </w:lvl>
    <w:lvl w:ilvl="5" w:tplc="AF5A83D4" w:tentative="1">
      <w:start w:val="1"/>
      <w:numFmt w:val="bullet"/>
      <w:lvlText w:val=""/>
      <w:lvlJc w:val="left"/>
      <w:pPr>
        <w:tabs>
          <w:tab w:val="num" w:pos="4320"/>
        </w:tabs>
        <w:ind w:left="4320" w:hanging="360"/>
      </w:pPr>
      <w:rPr>
        <w:rFonts w:ascii="Wingdings" w:hAnsi="Wingdings" w:hint="default"/>
      </w:rPr>
    </w:lvl>
    <w:lvl w:ilvl="6" w:tplc="FDF68EEA" w:tentative="1">
      <w:start w:val="1"/>
      <w:numFmt w:val="bullet"/>
      <w:lvlText w:val=""/>
      <w:lvlJc w:val="left"/>
      <w:pPr>
        <w:tabs>
          <w:tab w:val="num" w:pos="5040"/>
        </w:tabs>
        <w:ind w:left="5040" w:hanging="360"/>
      </w:pPr>
      <w:rPr>
        <w:rFonts w:ascii="Wingdings" w:hAnsi="Wingdings" w:hint="default"/>
      </w:rPr>
    </w:lvl>
    <w:lvl w:ilvl="7" w:tplc="24624E44" w:tentative="1">
      <w:start w:val="1"/>
      <w:numFmt w:val="bullet"/>
      <w:lvlText w:val=""/>
      <w:lvlJc w:val="left"/>
      <w:pPr>
        <w:tabs>
          <w:tab w:val="num" w:pos="5760"/>
        </w:tabs>
        <w:ind w:left="5760" w:hanging="360"/>
      </w:pPr>
      <w:rPr>
        <w:rFonts w:ascii="Wingdings" w:hAnsi="Wingdings" w:hint="default"/>
      </w:rPr>
    </w:lvl>
    <w:lvl w:ilvl="8" w:tplc="DFBA7AC8" w:tentative="1">
      <w:start w:val="1"/>
      <w:numFmt w:val="bullet"/>
      <w:lvlText w:val=""/>
      <w:lvlJc w:val="left"/>
      <w:pPr>
        <w:tabs>
          <w:tab w:val="num" w:pos="6480"/>
        </w:tabs>
        <w:ind w:left="6480" w:hanging="360"/>
      </w:pPr>
      <w:rPr>
        <w:rFonts w:ascii="Wingdings" w:hAnsi="Wingdings" w:hint="default"/>
      </w:rPr>
    </w:lvl>
  </w:abstractNum>
  <w:abstractNum w:abstractNumId="8">
    <w:nsid w:val="24EA632A"/>
    <w:multiLevelType w:val="hybridMultilevel"/>
    <w:tmpl w:val="2A80DC60"/>
    <w:lvl w:ilvl="0" w:tplc="59FA5618">
      <w:start w:val="1"/>
      <w:numFmt w:val="bullet"/>
      <w:lvlText w:val=""/>
      <w:lvlJc w:val="left"/>
      <w:pPr>
        <w:tabs>
          <w:tab w:val="num" w:pos="720"/>
        </w:tabs>
        <w:ind w:left="720" w:hanging="360"/>
      </w:pPr>
      <w:rPr>
        <w:rFonts w:ascii="Wingdings" w:hAnsi="Wingdings" w:hint="default"/>
      </w:rPr>
    </w:lvl>
    <w:lvl w:ilvl="1" w:tplc="2A44F1D2">
      <w:start w:val="964"/>
      <w:numFmt w:val="bullet"/>
      <w:lvlText w:val=""/>
      <w:lvlJc w:val="left"/>
      <w:pPr>
        <w:tabs>
          <w:tab w:val="num" w:pos="630"/>
        </w:tabs>
        <w:ind w:left="630" w:hanging="360"/>
      </w:pPr>
      <w:rPr>
        <w:rFonts w:ascii="Wingdings" w:hAnsi="Wingdings" w:hint="default"/>
      </w:rPr>
    </w:lvl>
    <w:lvl w:ilvl="2" w:tplc="04090019">
      <w:start w:val="1"/>
      <w:numFmt w:val="lowerLetter"/>
      <w:lvlText w:val="%3."/>
      <w:lvlJc w:val="left"/>
      <w:pPr>
        <w:tabs>
          <w:tab w:val="num" w:pos="1260"/>
        </w:tabs>
        <w:ind w:left="1260" w:hanging="360"/>
      </w:pPr>
      <w:rPr>
        <w:rFonts w:hint="default"/>
      </w:rPr>
    </w:lvl>
    <w:lvl w:ilvl="3" w:tplc="105629B0">
      <w:start w:val="964"/>
      <w:numFmt w:val="bullet"/>
      <w:lvlText w:val=""/>
      <w:lvlJc w:val="left"/>
      <w:pPr>
        <w:tabs>
          <w:tab w:val="num" w:pos="2880"/>
        </w:tabs>
        <w:ind w:left="2880" w:hanging="360"/>
      </w:pPr>
      <w:rPr>
        <w:rFonts w:ascii="Wingdings" w:hAnsi="Wingdings" w:hint="default"/>
      </w:rPr>
    </w:lvl>
    <w:lvl w:ilvl="4" w:tplc="B602ECAE" w:tentative="1">
      <w:start w:val="1"/>
      <w:numFmt w:val="bullet"/>
      <w:lvlText w:val=""/>
      <w:lvlJc w:val="left"/>
      <w:pPr>
        <w:tabs>
          <w:tab w:val="num" w:pos="3600"/>
        </w:tabs>
        <w:ind w:left="3600" w:hanging="360"/>
      </w:pPr>
      <w:rPr>
        <w:rFonts w:ascii="Wingdings" w:hAnsi="Wingdings" w:hint="default"/>
      </w:rPr>
    </w:lvl>
    <w:lvl w:ilvl="5" w:tplc="892CC966" w:tentative="1">
      <w:start w:val="1"/>
      <w:numFmt w:val="bullet"/>
      <w:lvlText w:val=""/>
      <w:lvlJc w:val="left"/>
      <w:pPr>
        <w:tabs>
          <w:tab w:val="num" w:pos="4320"/>
        </w:tabs>
        <w:ind w:left="4320" w:hanging="360"/>
      </w:pPr>
      <w:rPr>
        <w:rFonts w:ascii="Wingdings" w:hAnsi="Wingdings" w:hint="default"/>
      </w:rPr>
    </w:lvl>
    <w:lvl w:ilvl="6" w:tplc="F0DCD4C6" w:tentative="1">
      <w:start w:val="1"/>
      <w:numFmt w:val="bullet"/>
      <w:lvlText w:val=""/>
      <w:lvlJc w:val="left"/>
      <w:pPr>
        <w:tabs>
          <w:tab w:val="num" w:pos="5040"/>
        </w:tabs>
        <w:ind w:left="5040" w:hanging="360"/>
      </w:pPr>
      <w:rPr>
        <w:rFonts w:ascii="Wingdings" w:hAnsi="Wingdings" w:hint="default"/>
      </w:rPr>
    </w:lvl>
    <w:lvl w:ilvl="7" w:tplc="5E4AC1EC" w:tentative="1">
      <w:start w:val="1"/>
      <w:numFmt w:val="bullet"/>
      <w:lvlText w:val=""/>
      <w:lvlJc w:val="left"/>
      <w:pPr>
        <w:tabs>
          <w:tab w:val="num" w:pos="5760"/>
        </w:tabs>
        <w:ind w:left="5760" w:hanging="360"/>
      </w:pPr>
      <w:rPr>
        <w:rFonts w:ascii="Wingdings" w:hAnsi="Wingdings" w:hint="default"/>
      </w:rPr>
    </w:lvl>
    <w:lvl w:ilvl="8" w:tplc="17BA8148" w:tentative="1">
      <w:start w:val="1"/>
      <w:numFmt w:val="bullet"/>
      <w:lvlText w:val=""/>
      <w:lvlJc w:val="left"/>
      <w:pPr>
        <w:tabs>
          <w:tab w:val="num" w:pos="6480"/>
        </w:tabs>
        <w:ind w:left="6480" w:hanging="360"/>
      </w:pPr>
      <w:rPr>
        <w:rFonts w:ascii="Wingdings" w:hAnsi="Wingdings" w:hint="default"/>
      </w:rPr>
    </w:lvl>
  </w:abstractNum>
  <w:abstractNum w:abstractNumId="9">
    <w:nsid w:val="26A53281"/>
    <w:multiLevelType w:val="singleLevel"/>
    <w:tmpl w:val="31AAA688"/>
    <w:lvl w:ilvl="0">
      <w:start w:val="9"/>
      <w:numFmt w:val="lowerLetter"/>
      <w:lvlText w:val="%1."/>
      <w:lvlJc w:val="left"/>
      <w:pPr>
        <w:tabs>
          <w:tab w:val="num" w:pos="2160"/>
        </w:tabs>
        <w:ind w:left="2160" w:hanging="360"/>
      </w:pPr>
      <w:rPr>
        <w:rFonts w:hint="default"/>
        <w:b/>
      </w:rPr>
    </w:lvl>
  </w:abstractNum>
  <w:abstractNum w:abstractNumId="10">
    <w:nsid w:val="27A04CC8"/>
    <w:multiLevelType w:val="multilevel"/>
    <w:tmpl w:val="022ED9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62C7963"/>
    <w:multiLevelType w:val="hybridMultilevel"/>
    <w:tmpl w:val="3CE807F4"/>
    <w:lvl w:ilvl="0" w:tplc="59FA5618">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630"/>
        </w:tabs>
        <w:ind w:left="630" w:hanging="360"/>
      </w:pPr>
      <w:rPr>
        <w:rFonts w:hint="default"/>
      </w:rPr>
    </w:lvl>
    <w:lvl w:ilvl="2" w:tplc="BD561B84">
      <w:start w:val="964"/>
      <w:numFmt w:val="bullet"/>
      <w:lvlText w:val=""/>
      <w:lvlJc w:val="left"/>
      <w:pPr>
        <w:tabs>
          <w:tab w:val="num" w:pos="2160"/>
        </w:tabs>
        <w:ind w:left="2160" w:hanging="360"/>
      </w:pPr>
      <w:rPr>
        <w:rFonts w:ascii="Wingdings" w:hAnsi="Wingdings" w:hint="default"/>
      </w:rPr>
    </w:lvl>
    <w:lvl w:ilvl="3" w:tplc="105629B0">
      <w:start w:val="964"/>
      <w:numFmt w:val="bullet"/>
      <w:lvlText w:val=""/>
      <w:lvlJc w:val="left"/>
      <w:pPr>
        <w:tabs>
          <w:tab w:val="num" w:pos="2880"/>
        </w:tabs>
        <w:ind w:left="2880" w:hanging="360"/>
      </w:pPr>
      <w:rPr>
        <w:rFonts w:ascii="Wingdings" w:hAnsi="Wingdings" w:hint="default"/>
      </w:rPr>
    </w:lvl>
    <w:lvl w:ilvl="4" w:tplc="B602ECAE" w:tentative="1">
      <w:start w:val="1"/>
      <w:numFmt w:val="bullet"/>
      <w:lvlText w:val=""/>
      <w:lvlJc w:val="left"/>
      <w:pPr>
        <w:tabs>
          <w:tab w:val="num" w:pos="3600"/>
        </w:tabs>
        <w:ind w:left="3600" w:hanging="360"/>
      </w:pPr>
      <w:rPr>
        <w:rFonts w:ascii="Wingdings" w:hAnsi="Wingdings" w:hint="default"/>
      </w:rPr>
    </w:lvl>
    <w:lvl w:ilvl="5" w:tplc="892CC966" w:tentative="1">
      <w:start w:val="1"/>
      <w:numFmt w:val="bullet"/>
      <w:lvlText w:val=""/>
      <w:lvlJc w:val="left"/>
      <w:pPr>
        <w:tabs>
          <w:tab w:val="num" w:pos="4320"/>
        </w:tabs>
        <w:ind w:left="4320" w:hanging="360"/>
      </w:pPr>
      <w:rPr>
        <w:rFonts w:ascii="Wingdings" w:hAnsi="Wingdings" w:hint="default"/>
      </w:rPr>
    </w:lvl>
    <w:lvl w:ilvl="6" w:tplc="F0DCD4C6" w:tentative="1">
      <w:start w:val="1"/>
      <w:numFmt w:val="bullet"/>
      <w:lvlText w:val=""/>
      <w:lvlJc w:val="left"/>
      <w:pPr>
        <w:tabs>
          <w:tab w:val="num" w:pos="5040"/>
        </w:tabs>
        <w:ind w:left="5040" w:hanging="360"/>
      </w:pPr>
      <w:rPr>
        <w:rFonts w:ascii="Wingdings" w:hAnsi="Wingdings" w:hint="default"/>
      </w:rPr>
    </w:lvl>
    <w:lvl w:ilvl="7" w:tplc="5E4AC1EC" w:tentative="1">
      <w:start w:val="1"/>
      <w:numFmt w:val="bullet"/>
      <w:lvlText w:val=""/>
      <w:lvlJc w:val="left"/>
      <w:pPr>
        <w:tabs>
          <w:tab w:val="num" w:pos="5760"/>
        </w:tabs>
        <w:ind w:left="5760" w:hanging="360"/>
      </w:pPr>
      <w:rPr>
        <w:rFonts w:ascii="Wingdings" w:hAnsi="Wingdings" w:hint="default"/>
      </w:rPr>
    </w:lvl>
    <w:lvl w:ilvl="8" w:tplc="17BA8148" w:tentative="1">
      <w:start w:val="1"/>
      <w:numFmt w:val="bullet"/>
      <w:lvlText w:val=""/>
      <w:lvlJc w:val="left"/>
      <w:pPr>
        <w:tabs>
          <w:tab w:val="num" w:pos="6480"/>
        </w:tabs>
        <w:ind w:left="6480" w:hanging="360"/>
      </w:pPr>
      <w:rPr>
        <w:rFonts w:ascii="Wingdings" w:hAnsi="Wingdings" w:hint="default"/>
      </w:rPr>
    </w:lvl>
  </w:abstractNum>
  <w:abstractNum w:abstractNumId="12">
    <w:nsid w:val="36575300"/>
    <w:multiLevelType w:val="singleLevel"/>
    <w:tmpl w:val="36AA6ED0"/>
    <w:lvl w:ilvl="0">
      <w:start w:val="1"/>
      <w:numFmt w:val="lowerLetter"/>
      <w:lvlText w:val="%1."/>
      <w:lvlJc w:val="left"/>
      <w:pPr>
        <w:tabs>
          <w:tab w:val="num" w:pos="360"/>
        </w:tabs>
        <w:ind w:left="360" w:hanging="360"/>
      </w:pPr>
    </w:lvl>
  </w:abstractNum>
  <w:abstractNum w:abstractNumId="13">
    <w:nsid w:val="3AD96007"/>
    <w:multiLevelType w:val="multilevel"/>
    <w:tmpl w:val="939A0D3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5204F3"/>
    <w:multiLevelType w:val="hybridMultilevel"/>
    <w:tmpl w:val="F9B2E6F0"/>
    <w:lvl w:ilvl="0" w:tplc="09904046">
      <w:start w:val="1"/>
      <w:numFmt w:val="bullet"/>
      <w:lvlText w:val=""/>
      <w:lvlJc w:val="left"/>
      <w:pPr>
        <w:tabs>
          <w:tab w:val="num" w:pos="720"/>
        </w:tabs>
        <w:ind w:left="720" w:hanging="360"/>
      </w:pPr>
      <w:rPr>
        <w:rFonts w:ascii="Wingdings" w:hAnsi="Wingdings" w:hint="default"/>
      </w:rPr>
    </w:lvl>
    <w:lvl w:ilvl="1" w:tplc="0802A678">
      <w:start w:val="1"/>
      <w:numFmt w:val="bullet"/>
      <w:lvlText w:val=""/>
      <w:lvlJc w:val="left"/>
      <w:pPr>
        <w:tabs>
          <w:tab w:val="num" w:pos="1440"/>
        </w:tabs>
        <w:ind w:left="1440" w:hanging="360"/>
      </w:pPr>
      <w:rPr>
        <w:rFonts w:ascii="Wingdings" w:hAnsi="Wingdings" w:hint="default"/>
      </w:rPr>
    </w:lvl>
    <w:lvl w:ilvl="2" w:tplc="D132038E" w:tentative="1">
      <w:start w:val="1"/>
      <w:numFmt w:val="bullet"/>
      <w:lvlText w:val=""/>
      <w:lvlJc w:val="left"/>
      <w:pPr>
        <w:tabs>
          <w:tab w:val="num" w:pos="2160"/>
        </w:tabs>
        <w:ind w:left="2160" w:hanging="360"/>
      </w:pPr>
      <w:rPr>
        <w:rFonts w:ascii="Wingdings" w:hAnsi="Wingdings" w:hint="default"/>
      </w:rPr>
    </w:lvl>
    <w:lvl w:ilvl="3" w:tplc="A38A6A60" w:tentative="1">
      <w:start w:val="1"/>
      <w:numFmt w:val="bullet"/>
      <w:lvlText w:val=""/>
      <w:lvlJc w:val="left"/>
      <w:pPr>
        <w:tabs>
          <w:tab w:val="num" w:pos="2880"/>
        </w:tabs>
        <w:ind w:left="2880" w:hanging="360"/>
      </w:pPr>
      <w:rPr>
        <w:rFonts w:ascii="Wingdings" w:hAnsi="Wingdings" w:hint="default"/>
      </w:rPr>
    </w:lvl>
    <w:lvl w:ilvl="4" w:tplc="5B72B442" w:tentative="1">
      <w:start w:val="1"/>
      <w:numFmt w:val="bullet"/>
      <w:lvlText w:val=""/>
      <w:lvlJc w:val="left"/>
      <w:pPr>
        <w:tabs>
          <w:tab w:val="num" w:pos="3600"/>
        </w:tabs>
        <w:ind w:left="3600" w:hanging="360"/>
      </w:pPr>
      <w:rPr>
        <w:rFonts w:ascii="Wingdings" w:hAnsi="Wingdings" w:hint="default"/>
      </w:rPr>
    </w:lvl>
    <w:lvl w:ilvl="5" w:tplc="D8A6E9DC" w:tentative="1">
      <w:start w:val="1"/>
      <w:numFmt w:val="bullet"/>
      <w:lvlText w:val=""/>
      <w:lvlJc w:val="left"/>
      <w:pPr>
        <w:tabs>
          <w:tab w:val="num" w:pos="4320"/>
        </w:tabs>
        <w:ind w:left="4320" w:hanging="360"/>
      </w:pPr>
      <w:rPr>
        <w:rFonts w:ascii="Wingdings" w:hAnsi="Wingdings" w:hint="default"/>
      </w:rPr>
    </w:lvl>
    <w:lvl w:ilvl="6" w:tplc="39F6FBF0" w:tentative="1">
      <w:start w:val="1"/>
      <w:numFmt w:val="bullet"/>
      <w:lvlText w:val=""/>
      <w:lvlJc w:val="left"/>
      <w:pPr>
        <w:tabs>
          <w:tab w:val="num" w:pos="5040"/>
        </w:tabs>
        <w:ind w:left="5040" w:hanging="360"/>
      </w:pPr>
      <w:rPr>
        <w:rFonts w:ascii="Wingdings" w:hAnsi="Wingdings" w:hint="default"/>
      </w:rPr>
    </w:lvl>
    <w:lvl w:ilvl="7" w:tplc="E1D8B18E" w:tentative="1">
      <w:start w:val="1"/>
      <w:numFmt w:val="bullet"/>
      <w:lvlText w:val=""/>
      <w:lvlJc w:val="left"/>
      <w:pPr>
        <w:tabs>
          <w:tab w:val="num" w:pos="5760"/>
        </w:tabs>
        <w:ind w:left="5760" w:hanging="360"/>
      </w:pPr>
      <w:rPr>
        <w:rFonts w:ascii="Wingdings" w:hAnsi="Wingdings" w:hint="default"/>
      </w:rPr>
    </w:lvl>
    <w:lvl w:ilvl="8" w:tplc="4C46A56A" w:tentative="1">
      <w:start w:val="1"/>
      <w:numFmt w:val="bullet"/>
      <w:lvlText w:val=""/>
      <w:lvlJc w:val="left"/>
      <w:pPr>
        <w:tabs>
          <w:tab w:val="num" w:pos="6480"/>
        </w:tabs>
        <w:ind w:left="6480" w:hanging="360"/>
      </w:pPr>
      <w:rPr>
        <w:rFonts w:ascii="Wingdings" w:hAnsi="Wingdings" w:hint="default"/>
      </w:rPr>
    </w:lvl>
  </w:abstractNum>
  <w:abstractNum w:abstractNumId="15">
    <w:nsid w:val="3BC35C8E"/>
    <w:multiLevelType w:val="singleLevel"/>
    <w:tmpl w:val="D9C600E0"/>
    <w:lvl w:ilvl="0">
      <w:start w:val="2"/>
      <w:numFmt w:val="lowerRoman"/>
      <w:lvlText w:val="%1."/>
      <w:lvlJc w:val="left"/>
      <w:pPr>
        <w:tabs>
          <w:tab w:val="num" w:pos="2160"/>
        </w:tabs>
        <w:ind w:left="2160" w:hanging="720"/>
      </w:pPr>
      <w:rPr>
        <w:rFonts w:hint="default"/>
        <w:b/>
      </w:rPr>
    </w:lvl>
  </w:abstractNum>
  <w:abstractNum w:abstractNumId="16">
    <w:nsid w:val="3C793430"/>
    <w:multiLevelType w:val="multilevel"/>
    <w:tmpl w:val="95729DA0"/>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E9672D"/>
    <w:multiLevelType w:val="hybridMultilevel"/>
    <w:tmpl w:val="E9145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C3880"/>
    <w:multiLevelType w:val="hybridMultilevel"/>
    <w:tmpl w:val="A7D40210"/>
    <w:lvl w:ilvl="0" w:tplc="6BEC997C">
      <w:start w:val="1"/>
      <w:numFmt w:val="bullet"/>
      <w:lvlText w:val=""/>
      <w:lvlJc w:val="left"/>
      <w:pPr>
        <w:tabs>
          <w:tab w:val="num" w:pos="720"/>
        </w:tabs>
        <w:ind w:left="720" w:hanging="360"/>
      </w:pPr>
      <w:rPr>
        <w:rFonts w:ascii="Wingdings" w:hAnsi="Wingdings" w:hint="default"/>
      </w:rPr>
    </w:lvl>
    <w:lvl w:ilvl="1" w:tplc="C8D4FD8E">
      <w:start w:val="914"/>
      <w:numFmt w:val="bullet"/>
      <w:lvlText w:val=""/>
      <w:lvlJc w:val="left"/>
      <w:pPr>
        <w:tabs>
          <w:tab w:val="num" w:pos="360"/>
        </w:tabs>
        <w:ind w:left="360" w:hanging="360"/>
      </w:pPr>
      <w:rPr>
        <w:rFonts w:ascii="Wingdings" w:hAnsi="Wingdings" w:hint="default"/>
      </w:rPr>
    </w:lvl>
    <w:lvl w:ilvl="2" w:tplc="CDA4C32C">
      <w:start w:val="914"/>
      <w:numFmt w:val="bullet"/>
      <w:lvlText w:val=""/>
      <w:lvlJc w:val="left"/>
      <w:pPr>
        <w:tabs>
          <w:tab w:val="num" w:pos="2160"/>
        </w:tabs>
        <w:ind w:left="2160" w:hanging="360"/>
      </w:pPr>
      <w:rPr>
        <w:rFonts w:ascii="Wingdings" w:hAnsi="Wingdings" w:hint="default"/>
      </w:rPr>
    </w:lvl>
    <w:lvl w:ilvl="3" w:tplc="2618B134" w:tentative="1">
      <w:start w:val="1"/>
      <w:numFmt w:val="bullet"/>
      <w:lvlText w:val=""/>
      <w:lvlJc w:val="left"/>
      <w:pPr>
        <w:tabs>
          <w:tab w:val="num" w:pos="2880"/>
        </w:tabs>
        <w:ind w:left="2880" w:hanging="360"/>
      </w:pPr>
      <w:rPr>
        <w:rFonts w:ascii="Wingdings" w:hAnsi="Wingdings" w:hint="default"/>
      </w:rPr>
    </w:lvl>
    <w:lvl w:ilvl="4" w:tplc="BAD27D38" w:tentative="1">
      <w:start w:val="1"/>
      <w:numFmt w:val="bullet"/>
      <w:lvlText w:val=""/>
      <w:lvlJc w:val="left"/>
      <w:pPr>
        <w:tabs>
          <w:tab w:val="num" w:pos="3600"/>
        </w:tabs>
        <w:ind w:left="3600" w:hanging="360"/>
      </w:pPr>
      <w:rPr>
        <w:rFonts w:ascii="Wingdings" w:hAnsi="Wingdings" w:hint="default"/>
      </w:rPr>
    </w:lvl>
    <w:lvl w:ilvl="5" w:tplc="2A2AF4A0" w:tentative="1">
      <w:start w:val="1"/>
      <w:numFmt w:val="bullet"/>
      <w:lvlText w:val=""/>
      <w:lvlJc w:val="left"/>
      <w:pPr>
        <w:tabs>
          <w:tab w:val="num" w:pos="4320"/>
        </w:tabs>
        <w:ind w:left="4320" w:hanging="360"/>
      </w:pPr>
      <w:rPr>
        <w:rFonts w:ascii="Wingdings" w:hAnsi="Wingdings" w:hint="default"/>
      </w:rPr>
    </w:lvl>
    <w:lvl w:ilvl="6" w:tplc="4EB86A30" w:tentative="1">
      <w:start w:val="1"/>
      <w:numFmt w:val="bullet"/>
      <w:lvlText w:val=""/>
      <w:lvlJc w:val="left"/>
      <w:pPr>
        <w:tabs>
          <w:tab w:val="num" w:pos="5040"/>
        </w:tabs>
        <w:ind w:left="5040" w:hanging="360"/>
      </w:pPr>
      <w:rPr>
        <w:rFonts w:ascii="Wingdings" w:hAnsi="Wingdings" w:hint="default"/>
      </w:rPr>
    </w:lvl>
    <w:lvl w:ilvl="7" w:tplc="2FB48D2C" w:tentative="1">
      <w:start w:val="1"/>
      <w:numFmt w:val="bullet"/>
      <w:lvlText w:val=""/>
      <w:lvlJc w:val="left"/>
      <w:pPr>
        <w:tabs>
          <w:tab w:val="num" w:pos="5760"/>
        </w:tabs>
        <w:ind w:left="5760" w:hanging="360"/>
      </w:pPr>
      <w:rPr>
        <w:rFonts w:ascii="Wingdings" w:hAnsi="Wingdings" w:hint="default"/>
      </w:rPr>
    </w:lvl>
    <w:lvl w:ilvl="8" w:tplc="7204932A" w:tentative="1">
      <w:start w:val="1"/>
      <w:numFmt w:val="bullet"/>
      <w:lvlText w:val=""/>
      <w:lvlJc w:val="left"/>
      <w:pPr>
        <w:tabs>
          <w:tab w:val="num" w:pos="6480"/>
        </w:tabs>
        <w:ind w:left="6480" w:hanging="360"/>
      </w:pPr>
      <w:rPr>
        <w:rFonts w:ascii="Wingdings" w:hAnsi="Wingdings" w:hint="default"/>
      </w:rPr>
    </w:lvl>
  </w:abstractNum>
  <w:abstractNum w:abstractNumId="19">
    <w:nsid w:val="46DD5486"/>
    <w:multiLevelType w:val="multilevel"/>
    <w:tmpl w:val="04C2F364"/>
    <w:lvl w:ilvl="0">
      <w:start w:val="1"/>
      <w:numFmt w:val="decimal"/>
      <w:lvlText w:val="%1."/>
      <w:lvlJc w:val="left"/>
      <w:pPr>
        <w:tabs>
          <w:tab w:val="num" w:pos="1440"/>
        </w:tabs>
        <w:ind w:left="1440" w:hanging="72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0">
    <w:nsid w:val="4BDD26F8"/>
    <w:multiLevelType w:val="multilevel"/>
    <w:tmpl w:val="3FAC3E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E02641C"/>
    <w:multiLevelType w:val="hybridMultilevel"/>
    <w:tmpl w:val="B2888680"/>
    <w:lvl w:ilvl="0" w:tplc="525AAFBE">
      <w:start w:val="1"/>
      <w:numFmt w:val="bullet"/>
      <w:lvlText w:val=""/>
      <w:lvlJc w:val="left"/>
      <w:pPr>
        <w:tabs>
          <w:tab w:val="num" w:pos="720"/>
        </w:tabs>
        <w:ind w:left="720" w:hanging="360"/>
      </w:pPr>
      <w:rPr>
        <w:rFonts w:ascii="Wingdings" w:hAnsi="Wingdings" w:hint="default"/>
      </w:rPr>
    </w:lvl>
    <w:lvl w:ilvl="1" w:tplc="795C26C2">
      <w:start w:val="1"/>
      <w:numFmt w:val="bullet"/>
      <w:lvlText w:val=""/>
      <w:lvlJc w:val="left"/>
      <w:pPr>
        <w:tabs>
          <w:tab w:val="num" w:pos="1440"/>
        </w:tabs>
        <w:ind w:left="1440" w:hanging="360"/>
      </w:pPr>
      <w:rPr>
        <w:rFonts w:ascii="Wingdings" w:hAnsi="Wingdings" w:hint="default"/>
      </w:rPr>
    </w:lvl>
    <w:lvl w:ilvl="2" w:tplc="558C756A" w:tentative="1">
      <w:start w:val="1"/>
      <w:numFmt w:val="bullet"/>
      <w:lvlText w:val=""/>
      <w:lvlJc w:val="left"/>
      <w:pPr>
        <w:tabs>
          <w:tab w:val="num" w:pos="2160"/>
        </w:tabs>
        <w:ind w:left="2160" w:hanging="360"/>
      </w:pPr>
      <w:rPr>
        <w:rFonts w:ascii="Wingdings" w:hAnsi="Wingdings" w:hint="default"/>
      </w:rPr>
    </w:lvl>
    <w:lvl w:ilvl="3" w:tplc="D17AD98E" w:tentative="1">
      <w:start w:val="1"/>
      <w:numFmt w:val="bullet"/>
      <w:lvlText w:val=""/>
      <w:lvlJc w:val="left"/>
      <w:pPr>
        <w:tabs>
          <w:tab w:val="num" w:pos="2880"/>
        </w:tabs>
        <w:ind w:left="2880" w:hanging="360"/>
      </w:pPr>
      <w:rPr>
        <w:rFonts w:ascii="Wingdings" w:hAnsi="Wingdings" w:hint="default"/>
      </w:rPr>
    </w:lvl>
    <w:lvl w:ilvl="4" w:tplc="AC467B98" w:tentative="1">
      <w:start w:val="1"/>
      <w:numFmt w:val="bullet"/>
      <w:lvlText w:val=""/>
      <w:lvlJc w:val="left"/>
      <w:pPr>
        <w:tabs>
          <w:tab w:val="num" w:pos="3600"/>
        </w:tabs>
        <w:ind w:left="3600" w:hanging="360"/>
      </w:pPr>
      <w:rPr>
        <w:rFonts w:ascii="Wingdings" w:hAnsi="Wingdings" w:hint="default"/>
      </w:rPr>
    </w:lvl>
    <w:lvl w:ilvl="5" w:tplc="0F2A224E" w:tentative="1">
      <w:start w:val="1"/>
      <w:numFmt w:val="bullet"/>
      <w:lvlText w:val=""/>
      <w:lvlJc w:val="left"/>
      <w:pPr>
        <w:tabs>
          <w:tab w:val="num" w:pos="4320"/>
        </w:tabs>
        <w:ind w:left="4320" w:hanging="360"/>
      </w:pPr>
      <w:rPr>
        <w:rFonts w:ascii="Wingdings" w:hAnsi="Wingdings" w:hint="default"/>
      </w:rPr>
    </w:lvl>
    <w:lvl w:ilvl="6" w:tplc="60028EE0" w:tentative="1">
      <w:start w:val="1"/>
      <w:numFmt w:val="bullet"/>
      <w:lvlText w:val=""/>
      <w:lvlJc w:val="left"/>
      <w:pPr>
        <w:tabs>
          <w:tab w:val="num" w:pos="5040"/>
        </w:tabs>
        <w:ind w:left="5040" w:hanging="360"/>
      </w:pPr>
      <w:rPr>
        <w:rFonts w:ascii="Wingdings" w:hAnsi="Wingdings" w:hint="default"/>
      </w:rPr>
    </w:lvl>
    <w:lvl w:ilvl="7" w:tplc="970069E0" w:tentative="1">
      <w:start w:val="1"/>
      <w:numFmt w:val="bullet"/>
      <w:lvlText w:val=""/>
      <w:lvlJc w:val="left"/>
      <w:pPr>
        <w:tabs>
          <w:tab w:val="num" w:pos="5760"/>
        </w:tabs>
        <w:ind w:left="5760" w:hanging="360"/>
      </w:pPr>
      <w:rPr>
        <w:rFonts w:ascii="Wingdings" w:hAnsi="Wingdings" w:hint="default"/>
      </w:rPr>
    </w:lvl>
    <w:lvl w:ilvl="8" w:tplc="250A5532" w:tentative="1">
      <w:start w:val="1"/>
      <w:numFmt w:val="bullet"/>
      <w:lvlText w:val=""/>
      <w:lvlJc w:val="left"/>
      <w:pPr>
        <w:tabs>
          <w:tab w:val="num" w:pos="6480"/>
        </w:tabs>
        <w:ind w:left="6480" w:hanging="360"/>
      </w:pPr>
      <w:rPr>
        <w:rFonts w:ascii="Wingdings" w:hAnsi="Wingdings" w:hint="default"/>
      </w:rPr>
    </w:lvl>
  </w:abstractNum>
  <w:abstractNum w:abstractNumId="22">
    <w:nsid w:val="53204AF8"/>
    <w:multiLevelType w:val="hybridMultilevel"/>
    <w:tmpl w:val="BA80745C"/>
    <w:lvl w:ilvl="0" w:tplc="35160AC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54B60EA5"/>
    <w:multiLevelType w:val="hybridMultilevel"/>
    <w:tmpl w:val="F72E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2D0FA5"/>
    <w:multiLevelType w:val="hybridMultilevel"/>
    <w:tmpl w:val="DAF0E456"/>
    <w:lvl w:ilvl="0" w:tplc="59FA5618">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630"/>
        </w:tabs>
        <w:ind w:left="630" w:hanging="360"/>
      </w:pPr>
      <w:rPr>
        <w:rFonts w:hint="default"/>
      </w:rPr>
    </w:lvl>
    <w:lvl w:ilvl="2" w:tplc="BD561B84">
      <w:start w:val="964"/>
      <w:numFmt w:val="bullet"/>
      <w:lvlText w:val=""/>
      <w:lvlJc w:val="left"/>
      <w:pPr>
        <w:tabs>
          <w:tab w:val="num" w:pos="2160"/>
        </w:tabs>
        <w:ind w:left="2160" w:hanging="360"/>
      </w:pPr>
      <w:rPr>
        <w:rFonts w:ascii="Wingdings" w:hAnsi="Wingdings" w:hint="default"/>
      </w:rPr>
    </w:lvl>
    <w:lvl w:ilvl="3" w:tplc="105629B0">
      <w:start w:val="964"/>
      <w:numFmt w:val="bullet"/>
      <w:lvlText w:val=""/>
      <w:lvlJc w:val="left"/>
      <w:pPr>
        <w:tabs>
          <w:tab w:val="num" w:pos="2880"/>
        </w:tabs>
        <w:ind w:left="2880" w:hanging="360"/>
      </w:pPr>
      <w:rPr>
        <w:rFonts w:ascii="Wingdings" w:hAnsi="Wingdings" w:hint="default"/>
      </w:rPr>
    </w:lvl>
    <w:lvl w:ilvl="4" w:tplc="B602ECAE" w:tentative="1">
      <w:start w:val="1"/>
      <w:numFmt w:val="bullet"/>
      <w:lvlText w:val=""/>
      <w:lvlJc w:val="left"/>
      <w:pPr>
        <w:tabs>
          <w:tab w:val="num" w:pos="3600"/>
        </w:tabs>
        <w:ind w:left="3600" w:hanging="360"/>
      </w:pPr>
      <w:rPr>
        <w:rFonts w:ascii="Wingdings" w:hAnsi="Wingdings" w:hint="default"/>
      </w:rPr>
    </w:lvl>
    <w:lvl w:ilvl="5" w:tplc="892CC966" w:tentative="1">
      <w:start w:val="1"/>
      <w:numFmt w:val="bullet"/>
      <w:lvlText w:val=""/>
      <w:lvlJc w:val="left"/>
      <w:pPr>
        <w:tabs>
          <w:tab w:val="num" w:pos="4320"/>
        </w:tabs>
        <w:ind w:left="4320" w:hanging="360"/>
      </w:pPr>
      <w:rPr>
        <w:rFonts w:ascii="Wingdings" w:hAnsi="Wingdings" w:hint="default"/>
      </w:rPr>
    </w:lvl>
    <w:lvl w:ilvl="6" w:tplc="F0DCD4C6" w:tentative="1">
      <w:start w:val="1"/>
      <w:numFmt w:val="bullet"/>
      <w:lvlText w:val=""/>
      <w:lvlJc w:val="left"/>
      <w:pPr>
        <w:tabs>
          <w:tab w:val="num" w:pos="5040"/>
        </w:tabs>
        <w:ind w:left="5040" w:hanging="360"/>
      </w:pPr>
      <w:rPr>
        <w:rFonts w:ascii="Wingdings" w:hAnsi="Wingdings" w:hint="default"/>
      </w:rPr>
    </w:lvl>
    <w:lvl w:ilvl="7" w:tplc="5E4AC1EC" w:tentative="1">
      <w:start w:val="1"/>
      <w:numFmt w:val="bullet"/>
      <w:lvlText w:val=""/>
      <w:lvlJc w:val="left"/>
      <w:pPr>
        <w:tabs>
          <w:tab w:val="num" w:pos="5760"/>
        </w:tabs>
        <w:ind w:left="5760" w:hanging="360"/>
      </w:pPr>
      <w:rPr>
        <w:rFonts w:ascii="Wingdings" w:hAnsi="Wingdings" w:hint="default"/>
      </w:rPr>
    </w:lvl>
    <w:lvl w:ilvl="8" w:tplc="17BA8148" w:tentative="1">
      <w:start w:val="1"/>
      <w:numFmt w:val="bullet"/>
      <w:lvlText w:val=""/>
      <w:lvlJc w:val="left"/>
      <w:pPr>
        <w:tabs>
          <w:tab w:val="num" w:pos="6480"/>
        </w:tabs>
        <w:ind w:left="6480" w:hanging="360"/>
      </w:pPr>
      <w:rPr>
        <w:rFonts w:ascii="Wingdings" w:hAnsi="Wingdings" w:hint="default"/>
      </w:rPr>
    </w:lvl>
  </w:abstractNum>
  <w:abstractNum w:abstractNumId="25">
    <w:nsid w:val="60056BEB"/>
    <w:multiLevelType w:val="multilevel"/>
    <w:tmpl w:val="98A8F7BE"/>
    <w:lvl w:ilvl="0">
      <w:start w:val="1"/>
      <w:numFmt w:val="decimal"/>
      <w:lvlText w:val="%1."/>
      <w:lvlJc w:val="left"/>
      <w:pPr>
        <w:tabs>
          <w:tab w:val="num" w:pos="1440"/>
        </w:tabs>
        <w:ind w:left="1440" w:hanging="72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nsid w:val="61106594"/>
    <w:multiLevelType w:val="hybridMultilevel"/>
    <w:tmpl w:val="5FF4B1D2"/>
    <w:lvl w:ilvl="0" w:tplc="3C54C424">
      <w:start w:val="1"/>
      <w:numFmt w:val="bullet"/>
      <w:lvlText w:val=""/>
      <w:lvlJc w:val="left"/>
      <w:pPr>
        <w:tabs>
          <w:tab w:val="num" w:pos="720"/>
        </w:tabs>
        <w:ind w:left="720" w:hanging="360"/>
      </w:pPr>
      <w:rPr>
        <w:rFonts w:ascii="Wingdings" w:hAnsi="Wingdings" w:hint="default"/>
      </w:rPr>
    </w:lvl>
    <w:lvl w:ilvl="1" w:tplc="3B661716" w:tentative="1">
      <w:start w:val="1"/>
      <w:numFmt w:val="bullet"/>
      <w:lvlText w:val=""/>
      <w:lvlJc w:val="left"/>
      <w:pPr>
        <w:tabs>
          <w:tab w:val="num" w:pos="1440"/>
        </w:tabs>
        <w:ind w:left="1440" w:hanging="360"/>
      </w:pPr>
      <w:rPr>
        <w:rFonts w:ascii="Wingdings" w:hAnsi="Wingdings" w:hint="default"/>
      </w:rPr>
    </w:lvl>
    <w:lvl w:ilvl="2" w:tplc="ECD088A8" w:tentative="1">
      <w:start w:val="1"/>
      <w:numFmt w:val="bullet"/>
      <w:lvlText w:val=""/>
      <w:lvlJc w:val="left"/>
      <w:pPr>
        <w:tabs>
          <w:tab w:val="num" w:pos="2160"/>
        </w:tabs>
        <w:ind w:left="2160" w:hanging="360"/>
      </w:pPr>
      <w:rPr>
        <w:rFonts w:ascii="Wingdings" w:hAnsi="Wingdings" w:hint="default"/>
      </w:rPr>
    </w:lvl>
    <w:lvl w:ilvl="3" w:tplc="2B4A0472" w:tentative="1">
      <w:start w:val="1"/>
      <w:numFmt w:val="bullet"/>
      <w:lvlText w:val=""/>
      <w:lvlJc w:val="left"/>
      <w:pPr>
        <w:tabs>
          <w:tab w:val="num" w:pos="2880"/>
        </w:tabs>
        <w:ind w:left="2880" w:hanging="360"/>
      </w:pPr>
      <w:rPr>
        <w:rFonts w:ascii="Wingdings" w:hAnsi="Wingdings" w:hint="default"/>
      </w:rPr>
    </w:lvl>
    <w:lvl w:ilvl="4" w:tplc="0D2A7F62" w:tentative="1">
      <w:start w:val="1"/>
      <w:numFmt w:val="bullet"/>
      <w:lvlText w:val=""/>
      <w:lvlJc w:val="left"/>
      <w:pPr>
        <w:tabs>
          <w:tab w:val="num" w:pos="3600"/>
        </w:tabs>
        <w:ind w:left="3600" w:hanging="360"/>
      </w:pPr>
      <w:rPr>
        <w:rFonts w:ascii="Wingdings" w:hAnsi="Wingdings" w:hint="default"/>
      </w:rPr>
    </w:lvl>
    <w:lvl w:ilvl="5" w:tplc="3A02ABD4" w:tentative="1">
      <w:start w:val="1"/>
      <w:numFmt w:val="bullet"/>
      <w:lvlText w:val=""/>
      <w:lvlJc w:val="left"/>
      <w:pPr>
        <w:tabs>
          <w:tab w:val="num" w:pos="4320"/>
        </w:tabs>
        <w:ind w:left="4320" w:hanging="360"/>
      </w:pPr>
      <w:rPr>
        <w:rFonts w:ascii="Wingdings" w:hAnsi="Wingdings" w:hint="default"/>
      </w:rPr>
    </w:lvl>
    <w:lvl w:ilvl="6" w:tplc="95345C94" w:tentative="1">
      <w:start w:val="1"/>
      <w:numFmt w:val="bullet"/>
      <w:lvlText w:val=""/>
      <w:lvlJc w:val="left"/>
      <w:pPr>
        <w:tabs>
          <w:tab w:val="num" w:pos="5040"/>
        </w:tabs>
        <w:ind w:left="5040" w:hanging="360"/>
      </w:pPr>
      <w:rPr>
        <w:rFonts w:ascii="Wingdings" w:hAnsi="Wingdings" w:hint="default"/>
      </w:rPr>
    </w:lvl>
    <w:lvl w:ilvl="7" w:tplc="254E7A1C" w:tentative="1">
      <w:start w:val="1"/>
      <w:numFmt w:val="bullet"/>
      <w:lvlText w:val=""/>
      <w:lvlJc w:val="left"/>
      <w:pPr>
        <w:tabs>
          <w:tab w:val="num" w:pos="5760"/>
        </w:tabs>
        <w:ind w:left="5760" w:hanging="360"/>
      </w:pPr>
      <w:rPr>
        <w:rFonts w:ascii="Wingdings" w:hAnsi="Wingdings" w:hint="default"/>
      </w:rPr>
    </w:lvl>
    <w:lvl w:ilvl="8" w:tplc="04EC3ECA" w:tentative="1">
      <w:start w:val="1"/>
      <w:numFmt w:val="bullet"/>
      <w:lvlText w:val=""/>
      <w:lvlJc w:val="left"/>
      <w:pPr>
        <w:tabs>
          <w:tab w:val="num" w:pos="6480"/>
        </w:tabs>
        <w:ind w:left="6480" w:hanging="360"/>
      </w:pPr>
      <w:rPr>
        <w:rFonts w:ascii="Wingdings" w:hAnsi="Wingdings" w:hint="default"/>
      </w:rPr>
    </w:lvl>
  </w:abstractNum>
  <w:abstractNum w:abstractNumId="27">
    <w:nsid w:val="61467D60"/>
    <w:multiLevelType w:val="hybridMultilevel"/>
    <w:tmpl w:val="5704CF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CE61C6"/>
    <w:multiLevelType w:val="singleLevel"/>
    <w:tmpl w:val="68AAB9D2"/>
    <w:lvl w:ilvl="0">
      <w:start w:val="2"/>
      <w:numFmt w:val="upperLetter"/>
      <w:lvlText w:val="%1."/>
      <w:lvlJc w:val="left"/>
      <w:pPr>
        <w:tabs>
          <w:tab w:val="num" w:pos="360"/>
        </w:tabs>
        <w:ind w:left="360" w:hanging="360"/>
      </w:pPr>
      <w:rPr>
        <w:rFonts w:hint="default"/>
        <w:b/>
      </w:rPr>
    </w:lvl>
  </w:abstractNum>
  <w:abstractNum w:abstractNumId="29">
    <w:nsid w:val="630F0342"/>
    <w:multiLevelType w:val="hybridMultilevel"/>
    <w:tmpl w:val="4C829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51322F"/>
    <w:multiLevelType w:val="singleLevel"/>
    <w:tmpl w:val="9692C4C8"/>
    <w:lvl w:ilvl="0">
      <w:start w:val="1"/>
      <w:numFmt w:val="lowerRoman"/>
      <w:lvlText w:val="%1."/>
      <w:lvlJc w:val="left"/>
      <w:pPr>
        <w:tabs>
          <w:tab w:val="num" w:pos="1800"/>
        </w:tabs>
        <w:ind w:left="1440" w:hanging="360"/>
      </w:pPr>
      <w:rPr>
        <w:b w:val="0"/>
        <w:i w:val="0"/>
        <w:sz w:val="24"/>
      </w:rPr>
    </w:lvl>
  </w:abstractNum>
  <w:abstractNum w:abstractNumId="31">
    <w:nsid w:val="6F4D3E3F"/>
    <w:multiLevelType w:val="hybridMultilevel"/>
    <w:tmpl w:val="6A246548"/>
    <w:lvl w:ilvl="0" w:tplc="6BEC997C">
      <w:start w:val="1"/>
      <w:numFmt w:val="bullet"/>
      <w:lvlText w:val=""/>
      <w:lvlJc w:val="left"/>
      <w:pPr>
        <w:tabs>
          <w:tab w:val="num" w:pos="720"/>
        </w:tabs>
        <w:ind w:left="720" w:hanging="360"/>
      </w:pPr>
      <w:rPr>
        <w:rFonts w:ascii="Wingdings" w:hAnsi="Wingdings" w:hint="default"/>
      </w:rPr>
    </w:lvl>
    <w:lvl w:ilvl="1" w:tplc="C8D4FD8E">
      <w:start w:val="914"/>
      <w:numFmt w:val="bullet"/>
      <w:lvlText w:val=""/>
      <w:lvlJc w:val="left"/>
      <w:pPr>
        <w:tabs>
          <w:tab w:val="num" w:pos="360"/>
        </w:tabs>
        <w:ind w:left="360" w:hanging="360"/>
      </w:pPr>
      <w:rPr>
        <w:rFonts w:ascii="Wingdings" w:hAnsi="Wingdings" w:hint="default"/>
      </w:rPr>
    </w:lvl>
    <w:lvl w:ilvl="2" w:tplc="36AA6ED0">
      <w:start w:val="1"/>
      <w:numFmt w:val="lowerLetter"/>
      <w:lvlText w:val="%3."/>
      <w:lvlJc w:val="left"/>
      <w:pPr>
        <w:tabs>
          <w:tab w:val="num" w:pos="1170"/>
        </w:tabs>
        <w:ind w:left="1170" w:hanging="360"/>
      </w:pPr>
      <w:rPr>
        <w:rFonts w:hint="default"/>
      </w:rPr>
    </w:lvl>
    <w:lvl w:ilvl="3" w:tplc="2618B134" w:tentative="1">
      <w:start w:val="1"/>
      <w:numFmt w:val="bullet"/>
      <w:lvlText w:val=""/>
      <w:lvlJc w:val="left"/>
      <w:pPr>
        <w:tabs>
          <w:tab w:val="num" w:pos="2880"/>
        </w:tabs>
        <w:ind w:left="2880" w:hanging="360"/>
      </w:pPr>
      <w:rPr>
        <w:rFonts w:ascii="Wingdings" w:hAnsi="Wingdings" w:hint="default"/>
      </w:rPr>
    </w:lvl>
    <w:lvl w:ilvl="4" w:tplc="BAD27D38" w:tentative="1">
      <w:start w:val="1"/>
      <w:numFmt w:val="bullet"/>
      <w:lvlText w:val=""/>
      <w:lvlJc w:val="left"/>
      <w:pPr>
        <w:tabs>
          <w:tab w:val="num" w:pos="3600"/>
        </w:tabs>
        <w:ind w:left="3600" w:hanging="360"/>
      </w:pPr>
      <w:rPr>
        <w:rFonts w:ascii="Wingdings" w:hAnsi="Wingdings" w:hint="default"/>
      </w:rPr>
    </w:lvl>
    <w:lvl w:ilvl="5" w:tplc="2A2AF4A0" w:tentative="1">
      <w:start w:val="1"/>
      <w:numFmt w:val="bullet"/>
      <w:lvlText w:val=""/>
      <w:lvlJc w:val="left"/>
      <w:pPr>
        <w:tabs>
          <w:tab w:val="num" w:pos="4320"/>
        </w:tabs>
        <w:ind w:left="4320" w:hanging="360"/>
      </w:pPr>
      <w:rPr>
        <w:rFonts w:ascii="Wingdings" w:hAnsi="Wingdings" w:hint="default"/>
      </w:rPr>
    </w:lvl>
    <w:lvl w:ilvl="6" w:tplc="4EB86A30" w:tentative="1">
      <w:start w:val="1"/>
      <w:numFmt w:val="bullet"/>
      <w:lvlText w:val=""/>
      <w:lvlJc w:val="left"/>
      <w:pPr>
        <w:tabs>
          <w:tab w:val="num" w:pos="5040"/>
        </w:tabs>
        <w:ind w:left="5040" w:hanging="360"/>
      </w:pPr>
      <w:rPr>
        <w:rFonts w:ascii="Wingdings" w:hAnsi="Wingdings" w:hint="default"/>
      </w:rPr>
    </w:lvl>
    <w:lvl w:ilvl="7" w:tplc="2FB48D2C" w:tentative="1">
      <w:start w:val="1"/>
      <w:numFmt w:val="bullet"/>
      <w:lvlText w:val=""/>
      <w:lvlJc w:val="left"/>
      <w:pPr>
        <w:tabs>
          <w:tab w:val="num" w:pos="5760"/>
        </w:tabs>
        <w:ind w:left="5760" w:hanging="360"/>
      </w:pPr>
      <w:rPr>
        <w:rFonts w:ascii="Wingdings" w:hAnsi="Wingdings" w:hint="default"/>
      </w:rPr>
    </w:lvl>
    <w:lvl w:ilvl="8" w:tplc="7204932A" w:tentative="1">
      <w:start w:val="1"/>
      <w:numFmt w:val="bullet"/>
      <w:lvlText w:val=""/>
      <w:lvlJc w:val="left"/>
      <w:pPr>
        <w:tabs>
          <w:tab w:val="num" w:pos="6480"/>
        </w:tabs>
        <w:ind w:left="6480" w:hanging="360"/>
      </w:pPr>
      <w:rPr>
        <w:rFonts w:ascii="Wingdings" w:hAnsi="Wingdings" w:hint="default"/>
      </w:rPr>
    </w:lvl>
  </w:abstractNum>
  <w:abstractNum w:abstractNumId="32">
    <w:nsid w:val="6F81726A"/>
    <w:multiLevelType w:val="singleLevel"/>
    <w:tmpl w:val="31AAA688"/>
    <w:lvl w:ilvl="0">
      <w:start w:val="9"/>
      <w:numFmt w:val="lowerLetter"/>
      <w:lvlText w:val="%1."/>
      <w:lvlJc w:val="left"/>
      <w:pPr>
        <w:tabs>
          <w:tab w:val="num" w:pos="720"/>
        </w:tabs>
        <w:ind w:left="720" w:hanging="360"/>
      </w:pPr>
      <w:rPr>
        <w:rFonts w:hint="default"/>
        <w:b/>
      </w:rPr>
    </w:lvl>
  </w:abstractNum>
  <w:abstractNum w:abstractNumId="33">
    <w:nsid w:val="711C120E"/>
    <w:multiLevelType w:val="hybridMultilevel"/>
    <w:tmpl w:val="9FBEDE9C"/>
    <w:lvl w:ilvl="0" w:tplc="59FA5618">
      <w:start w:val="1"/>
      <w:numFmt w:val="bullet"/>
      <w:lvlText w:val=""/>
      <w:lvlJc w:val="left"/>
      <w:pPr>
        <w:tabs>
          <w:tab w:val="num" w:pos="720"/>
        </w:tabs>
        <w:ind w:left="720" w:hanging="360"/>
      </w:pPr>
      <w:rPr>
        <w:rFonts w:ascii="Wingdings" w:hAnsi="Wingdings" w:hint="default"/>
      </w:rPr>
    </w:lvl>
    <w:lvl w:ilvl="1" w:tplc="2A44F1D2">
      <w:start w:val="964"/>
      <w:numFmt w:val="bullet"/>
      <w:lvlText w:val=""/>
      <w:lvlJc w:val="left"/>
      <w:pPr>
        <w:tabs>
          <w:tab w:val="num" w:pos="630"/>
        </w:tabs>
        <w:ind w:left="630" w:hanging="360"/>
      </w:pPr>
      <w:rPr>
        <w:rFonts w:ascii="Wingdings" w:hAnsi="Wingdings" w:hint="default"/>
      </w:rPr>
    </w:lvl>
    <w:lvl w:ilvl="2" w:tplc="0409001B">
      <w:start w:val="1"/>
      <w:numFmt w:val="lowerRoman"/>
      <w:lvlText w:val="%3."/>
      <w:lvlJc w:val="right"/>
      <w:pPr>
        <w:tabs>
          <w:tab w:val="num" w:pos="2160"/>
        </w:tabs>
        <w:ind w:left="2160" w:hanging="360"/>
      </w:pPr>
      <w:rPr>
        <w:rFonts w:hint="default"/>
      </w:rPr>
    </w:lvl>
    <w:lvl w:ilvl="3" w:tplc="105629B0">
      <w:start w:val="964"/>
      <w:numFmt w:val="bullet"/>
      <w:lvlText w:val=""/>
      <w:lvlJc w:val="left"/>
      <w:pPr>
        <w:tabs>
          <w:tab w:val="num" w:pos="2880"/>
        </w:tabs>
        <w:ind w:left="2880" w:hanging="360"/>
      </w:pPr>
      <w:rPr>
        <w:rFonts w:ascii="Wingdings" w:hAnsi="Wingdings" w:hint="default"/>
      </w:rPr>
    </w:lvl>
    <w:lvl w:ilvl="4" w:tplc="B602ECAE" w:tentative="1">
      <w:start w:val="1"/>
      <w:numFmt w:val="bullet"/>
      <w:lvlText w:val=""/>
      <w:lvlJc w:val="left"/>
      <w:pPr>
        <w:tabs>
          <w:tab w:val="num" w:pos="3600"/>
        </w:tabs>
        <w:ind w:left="3600" w:hanging="360"/>
      </w:pPr>
      <w:rPr>
        <w:rFonts w:ascii="Wingdings" w:hAnsi="Wingdings" w:hint="default"/>
      </w:rPr>
    </w:lvl>
    <w:lvl w:ilvl="5" w:tplc="892CC966" w:tentative="1">
      <w:start w:val="1"/>
      <w:numFmt w:val="bullet"/>
      <w:lvlText w:val=""/>
      <w:lvlJc w:val="left"/>
      <w:pPr>
        <w:tabs>
          <w:tab w:val="num" w:pos="4320"/>
        </w:tabs>
        <w:ind w:left="4320" w:hanging="360"/>
      </w:pPr>
      <w:rPr>
        <w:rFonts w:ascii="Wingdings" w:hAnsi="Wingdings" w:hint="default"/>
      </w:rPr>
    </w:lvl>
    <w:lvl w:ilvl="6" w:tplc="F0DCD4C6" w:tentative="1">
      <w:start w:val="1"/>
      <w:numFmt w:val="bullet"/>
      <w:lvlText w:val=""/>
      <w:lvlJc w:val="left"/>
      <w:pPr>
        <w:tabs>
          <w:tab w:val="num" w:pos="5040"/>
        </w:tabs>
        <w:ind w:left="5040" w:hanging="360"/>
      </w:pPr>
      <w:rPr>
        <w:rFonts w:ascii="Wingdings" w:hAnsi="Wingdings" w:hint="default"/>
      </w:rPr>
    </w:lvl>
    <w:lvl w:ilvl="7" w:tplc="5E4AC1EC" w:tentative="1">
      <w:start w:val="1"/>
      <w:numFmt w:val="bullet"/>
      <w:lvlText w:val=""/>
      <w:lvlJc w:val="left"/>
      <w:pPr>
        <w:tabs>
          <w:tab w:val="num" w:pos="5760"/>
        </w:tabs>
        <w:ind w:left="5760" w:hanging="360"/>
      </w:pPr>
      <w:rPr>
        <w:rFonts w:ascii="Wingdings" w:hAnsi="Wingdings" w:hint="default"/>
      </w:rPr>
    </w:lvl>
    <w:lvl w:ilvl="8" w:tplc="17BA8148" w:tentative="1">
      <w:start w:val="1"/>
      <w:numFmt w:val="bullet"/>
      <w:lvlText w:val=""/>
      <w:lvlJc w:val="left"/>
      <w:pPr>
        <w:tabs>
          <w:tab w:val="num" w:pos="6480"/>
        </w:tabs>
        <w:ind w:left="6480" w:hanging="360"/>
      </w:pPr>
      <w:rPr>
        <w:rFonts w:ascii="Wingdings" w:hAnsi="Wingdings" w:hint="default"/>
      </w:rPr>
    </w:lvl>
  </w:abstractNum>
  <w:abstractNum w:abstractNumId="34">
    <w:nsid w:val="723E7393"/>
    <w:multiLevelType w:val="hybridMultilevel"/>
    <w:tmpl w:val="50D691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EF1214"/>
    <w:multiLevelType w:val="hybridMultilevel"/>
    <w:tmpl w:val="553A0E64"/>
    <w:lvl w:ilvl="0" w:tplc="59FA5618">
      <w:start w:val="1"/>
      <w:numFmt w:val="bullet"/>
      <w:lvlText w:val=""/>
      <w:lvlJc w:val="left"/>
      <w:pPr>
        <w:tabs>
          <w:tab w:val="num" w:pos="720"/>
        </w:tabs>
        <w:ind w:left="720" w:hanging="360"/>
      </w:pPr>
      <w:rPr>
        <w:rFonts w:ascii="Wingdings" w:hAnsi="Wingdings" w:hint="default"/>
      </w:rPr>
    </w:lvl>
    <w:lvl w:ilvl="1" w:tplc="2A44F1D2">
      <w:start w:val="964"/>
      <w:numFmt w:val="bullet"/>
      <w:lvlText w:val=""/>
      <w:lvlJc w:val="left"/>
      <w:pPr>
        <w:tabs>
          <w:tab w:val="num" w:pos="630"/>
        </w:tabs>
        <w:ind w:left="630" w:hanging="360"/>
      </w:pPr>
      <w:rPr>
        <w:rFonts w:ascii="Wingdings" w:hAnsi="Wingdings" w:hint="default"/>
      </w:rPr>
    </w:lvl>
    <w:lvl w:ilvl="2" w:tplc="BD561B84">
      <w:start w:val="964"/>
      <w:numFmt w:val="bullet"/>
      <w:lvlText w:val=""/>
      <w:lvlJc w:val="left"/>
      <w:pPr>
        <w:tabs>
          <w:tab w:val="num" w:pos="1260"/>
        </w:tabs>
        <w:ind w:left="1260" w:hanging="360"/>
      </w:pPr>
      <w:rPr>
        <w:rFonts w:ascii="Wingdings" w:hAnsi="Wingdings" w:hint="default"/>
      </w:rPr>
    </w:lvl>
    <w:lvl w:ilvl="3" w:tplc="105629B0">
      <w:start w:val="964"/>
      <w:numFmt w:val="bullet"/>
      <w:lvlText w:val=""/>
      <w:lvlJc w:val="left"/>
      <w:pPr>
        <w:tabs>
          <w:tab w:val="num" w:pos="2880"/>
        </w:tabs>
        <w:ind w:left="2880" w:hanging="360"/>
      </w:pPr>
      <w:rPr>
        <w:rFonts w:ascii="Wingdings" w:hAnsi="Wingdings" w:hint="default"/>
      </w:rPr>
    </w:lvl>
    <w:lvl w:ilvl="4" w:tplc="B602ECAE" w:tentative="1">
      <w:start w:val="1"/>
      <w:numFmt w:val="bullet"/>
      <w:lvlText w:val=""/>
      <w:lvlJc w:val="left"/>
      <w:pPr>
        <w:tabs>
          <w:tab w:val="num" w:pos="3600"/>
        </w:tabs>
        <w:ind w:left="3600" w:hanging="360"/>
      </w:pPr>
      <w:rPr>
        <w:rFonts w:ascii="Wingdings" w:hAnsi="Wingdings" w:hint="default"/>
      </w:rPr>
    </w:lvl>
    <w:lvl w:ilvl="5" w:tplc="892CC966" w:tentative="1">
      <w:start w:val="1"/>
      <w:numFmt w:val="bullet"/>
      <w:lvlText w:val=""/>
      <w:lvlJc w:val="left"/>
      <w:pPr>
        <w:tabs>
          <w:tab w:val="num" w:pos="4320"/>
        </w:tabs>
        <w:ind w:left="4320" w:hanging="360"/>
      </w:pPr>
      <w:rPr>
        <w:rFonts w:ascii="Wingdings" w:hAnsi="Wingdings" w:hint="default"/>
      </w:rPr>
    </w:lvl>
    <w:lvl w:ilvl="6" w:tplc="F0DCD4C6" w:tentative="1">
      <w:start w:val="1"/>
      <w:numFmt w:val="bullet"/>
      <w:lvlText w:val=""/>
      <w:lvlJc w:val="left"/>
      <w:pPr>
        <w:tabs>
          <w:tab w:val="num" w:pos="5040"/>
        </w:tabs>
        <w:ind w:left="5040" w:hanging="360"/>
      </w:pPr>
      <w:rPr>
        <w:rFonts w:ascii="Wingdings" w:hAnsi="Wingdings" w:hint="default"/>
      </w:rPr>
    </w:lvl>
    <w:lvl w:ilvl="7" w:tplc="5E4AC1EC" w:tentative="1">
      <w:start w:val="1"/>
      <w:numFmt w:val="bullet"/>
      <w:lvlText w:val=""/>
      <w:lvlJc w:val="left"/>
      <w:pPr>
        <w:tabs>
          <w:tab w:val="num" w:pos="5760"/>
        </w:tabs>
        <w:ind w:left="5760" w:hanging="360"/>
      </w:pPr>
      <w:rPr>
        <w:rFonts w:ascii="Wingdings" w:hAnsi="Wingdings" w:hint="default"/>
      </w:rPr>
    </w:lvl>
    <w:lvl w:ilvl="8" w:tplc="17BA8148" w:tentative="1">
      <w:start w:val="1"/>
      <w:numFmt w:val="bullet"/>
      <w:lvlText w:val=""/>
      <w:lvlJc w:val="left"/>
      <w:pPr>
        <w:tabs>
          <w:tab w:val="num" w:pos="6480"/>
        </w:tabs>
        <w:ind w:left="6480" w:hanging="360"/>
      </w:pPr>
      <w:rPr>
        <w:rFonts w:ascii="Wingdings" w:hAnsi="Wingdings" w:hint="default"/>
      </w:rPr>
    </w:lvl>
  </w:abstractNum>
  <w:abstractNum w:abstractNumId="36">
    <w:nsid w:val="76894188"/>
    <w:multiLevelType w:val="singleLevel"/>
    <w:tmpl w:val="36AA6ED0"/>
    <w:lvl w:ilvl="0">
      <w:start w:val="1"/>
      <w:numFmt w:val="lowerLetter"/>
      <w:lvlText w:val="%1."/>
      <w:lvlJc w:val="left"/>
      <w:pPr>
        <w:tabs>
          <w:tab w:val="num" w:pos="360"/>
        </w:tabs>
        <w:ind w:left="360" w:hanging="360"/>
      </w:pPr>
    </w:lvl>
  </w:abstractNum>
  <w:abstractNum w:abstractNumId="37">
    <w:nsid w:val="79B97449"/>
    <w:multiLevelType w:val="hybridMultilevel"/>
    <w:tmpl w:val="AB30F4E6"/>
    <w:lvl w:ilvl="0" w:tplc="59FA5618">
      <w:start w:val="1"/>
      <w:numFmt w:val="bullet"/>
      <w:lvlText w:val=""/>
      <w:lvlJc w:val="left"/>
      <w:pPr>
        <w:tabs>
          <w:tab w:val="num" w:pos="720"/>
        </w:tabs>
        <w:ind w:left="720" w:hanging="360"/>
      </w:pPr>
      <w:rPr>
        <w:rFonts w:ascii="Wingdings" w:hAnsi="Wingdings" w:hint="default"/>
      </w:rPr>
    </w:lvl>
    <w:lvl w:ilvl="1" w:tplc="2A44F1D2">
      <w:start w:val="964"/>
      <w:numFmt w:val="bullet"/>
      <w:lvlText w:val=""/>
      <w:lvlJc w:val="left"/>
      <w:pPr>
        <w:tabs>
          <w:tab w:val="num" w:pos="630"/>
        </w:tabs>
        <w:ind w:left="630" w:hanging="360"/>
      </w:pPr>
      <w:rPr>
        <w:rFonts w:ascii="Wingdings" w:hAnsi="Wingdings" w:hint="default"/>
      </w:rPr>
    </w:lvl>
    <w:lvl w:ilvl="2" w:tplc="04090019">
      <w:start w:val="1"/>
      <w:numFmt w:val="lowerLetter"/>
      <w:lvlText w:val="%3."/>
      <w:lvlJc w:val="left"/>
      <w:pPr>
        <w:tabs>
          <w:tab w:val="num" w:pos="1170"/>
        </w:tabs>
        <w:ind w:left="1170" w:hanging="360"/>
      </w:pPr>
      <w:rPr>
        <w:rFonts w:hint="default"/>
      </w:rPr>
    </w:lvl>
    <w:lvl w:ilvl="3" w:tplc="105629B0">
      <w:start w:val="964"/>
      <w:numFmt w:val="bullet"/>
      <w:lvlText w:val=""/>
      <w:lvlJc w:val="left"/>
      <w:pPr>
        <w:tabs>
          <w:tab w:val="num" w:pos="2880"/>
        </w:tabs>
        <w:ind w:left="2880" w:hanging="360"/>
      </w:pPr>
      <w:rPr>
        <w:rFonts w:ascii="Wingdings" w:hAnsi="Wingdings" w:hint="default"/>
      </w:rPr>
    </w:lvl>
    <w:lvl w:ilvl="4" w:tplc="B602ECAE" w:tentative="1">
      <w:start w:val="1"/>
      <w:numFmt w:val="bullet"/>
      <w:lvlText w:val=""/>
      <w:lvlJc w:val="left"/>
      <w:pPr>
        <w:tabs>
          <w:tab w:val="num" w:pos="3600"/>
        </w:tabs>
        <w:ind w:left="3600" w:hanging="360"/>
      </w:pPr>
      <w:rPr>
        <w:rFonts w:ascii="Wingdings" w:hAnsi="Wingdings" w:hint="default"/>
      </w:rPr>
    </w:lvl>
    <w:lvl w:ilvl="5" w:tplc="892CC966" w:tentative="1">
      <w:start w:val="1"/>
      <w:numFmt w:val="bullet"/>
      <w:lvlText w:val=""/>
      <w:lvlJc w:val="left"/>
      <w:pPr>
        <w:tabs>
          <w:tab w:val="num" w:pos="4320"/>
        </w:tabs>
        <w:ind w:left="4320" w:hanging="360"/>
      </w:pPr>
      <w:rPr>
        <w:rFonts w:ascii="Wingdings" w:hAnsi="Wingdings" w:hint="default"/>
      </w:rPr>
    </w:lvl>
    <w:lvl w:ilvl="6" w:tplc="F0DCD4C6" w:tentative="1">
      <w:start w:val="1"/>
      <w:numFmt w:val="bullet"/>
      <w:lvlText w:val=""/>
      <w:lvlJc w:val="left"/>
      <w:pPr>
        <w:tabs>
          <w:tab w:val="num" w:pos="5040"/>
        </w:tabs>
        <w:ind w:left="5040" w:hanging="360"/>
      </w:pPr>
      <w:rPr>
        <w:rFonts w:ascii="Wingdings" w:hAnsi="Wingdings" w:hint="default"/>
      </w:rPr>
    </w:lvl>
    <w:lvl w:ilvl="7" w:tplc="5E4AC1EC" w:tentative="1">
      <w:start w:val="1"/>
      <w:numFmt w:val="bullet"/>
      <w:lvlText w:val=""/>
      <w:lvlJc w:val="left"/>
      <w:pPr>
        <w:tabs>
          <w:tab w:val="num" w:pos="5760"/>
        </w:tabs>
        <w:ind w:left="5760" w:hanging="360"/>
      </w:pPr>
      <w:rPr>
        <w:rFonts w:ascii="Wingdings" w:hAnsi="Wingdings" w:hint="default"/>
      </w:rPr>
    </w:lvl>
    <w:lvl w:ilvl="8" w:tplc="17BA8148" w:tentative="1">
      <w:start w:val="1"/>
      <w:numFmt w:val="bullet"/>
      <w:lvlText w:val=""/>
      <w:lvlJc w:val="left"/>
      <w:pPr>
        <w:tabs>
          <w:tab w:val="num" w:pos="6480"/>
        </w:tabs>
        <w:ind w:left="6480" w:hanging="360"/>
      </w:pPr>
      <w:rPr>
        <w:rFonts w:ascii="Wingdings" w:hAnsi="Wingdings" w:hint="default"/>
      </w:rPr>
    </w:lvl>
  </w:abstractNum>
  <w:abstractNum w:abstractNumId="38">
    <w:nsid w:val="7A211208"/>
    <w:multiLevelType w:val="hybridMultilevel"/>
    <w:tmpl w:val="759EC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BE019E"/>
    <w:multiLevelType w:val="hybridMultilevel"/>
    <w:tmpl w:val="80E44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D57474"/>
    <w:multiLevelType w:val="hybridMultilevel"/>
    <w:tmpl w:val="BA1C3A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5E494D"/>
    <w:multiLevelType w:val="multilevel"/>
    <w:tmpl w:val="8B4C744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0"/>
  </w:num>
  <w:num w:numId="3">
    <w:abstractNumId w:val="4"/>
  </w:num>
  <w:num w:numId="4">
    <w:abstractNumId w:val="12"/>
  </w:num>
  <w:num w:numId="5">
    <w:abstractNumId w:val="3"/>
  </w:num>
  <w:num w:numId="6">
    <w:abstractNumId w:val="14"/>
  </w:num>
  <w:num w:numId="7">
    <w:abstractNumId w:val="23"/>
  </w:num>
  <w:num w:numId="8">
    <w:abstractNumId w:val="2"/>
  </w:num>
  <w:num w:numId="9">
    <w:abstractNumId w:val="28"/>
  </w:num>
  <w:num w:numId="10">
    <w:abstractNumId w:val="22"/>
  </w:num>
  <w:num w:numId="11">
    <w:abstractNumId w:val="25"/>
  </w:num>
  <w:num w:numId="12">
    <w:abstractNumId w:val="32"/>
  </w:num>
  <w:num w:numId="13">
    <w:abstractNumId w:val="15"/>
  </w:num>
  <w:num w:numId="14">
    <w:abstractNumId w:val="36"/>
  </w:num>
  <w:num w:numId="15">
    <w:abstractNumId w:val="30"/>
  </w:num>
  <w:num w:numId="16">
    <w:abstractNumId w:val="19"/>
  </w:num>
  <w:num w:numId="17">
    <w:abstractNumId w:val="17"/>
  </w:num>
  <w:num w:numId="18">
    <w:abstractNumId w:val="9"/>
  </w:num>
  <w:num w:numId="19">
    <w:abstractNumId w:val="6"/>
  </w:num>
  <w:num w:numId="20">
    <w:abstractNumId w:val="21"/>
  </w:num>
  <w:num w:numId="21">
    <w:abstractNumId w:val="7"/>
  </w:num>
  <w:num w:numId="22">
    <w:abstractNumId w:val="1"/>
  </w:num>
  <w:num w:numId="23">
    <w:abstractNumId w:val="18"/>
  </w:num>
  <w:num w:numId="24">
    <w:abstractNumId w:val="39"/>
  </w:num>
  <w:num w:numId="25">
    <w:abstractNumId w:val="0"/>
  </w:num>
  <w:num w:numId="26">
    <w:abstractNumId w:val="31"/>
  </w:num>
  <w:num w:numId="27">
    <w:abstractNumId w:val="35"/>
  </w:num>
  <w:num w:numId="28">
    <w:abstractNumId w:val="11"/>
  </w:num>
  <w:num w:numId="29">
    <w:abstractNumId w:val="33"/>
  </w:num>
  <w:num w:numId="30">
    <w:abstractNumId w:val="37"/>
  </w:num>
  <w:num w:numId="31">
    <w:abstractNumId w:val="24"/>
  </w:num>
  <w:num w:numId="32">
    <w:abstractNumId w:val="8"/>
  </w:num>
  <w:num w:numId="33">
    <w:abstractNumId w:val="26"/>
  </w:num>
  <w:num w:numId="34">
    <w:abstractNumId w:val="40"/>
  </w:num>
  <w:num w:numId="35">
    <w:abstractNumId w:val="34"/>
  </w:num>
  <w:num w:numId="36">
    <w:abstractNumId w:val="27"/>
  </w:num>
  <w:num w:numId="37">
    <w:abstractNumId w:val="5"/>
  </w:num>
  <w:num w:numId="38">
    <w:abstractNumId w:val="41"/>
  </w:num>
  <w:num w:numId="39">
    <w:abstractNumId w:val="16"/>
  </w:num>
  <w:num w:numId="40">
    <w:abstractNumId w:val="13"/>
  </w:num>
  <w:num w:numId="41">
    <w:abstractNumId w:val="38"/>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1A0"/>
    <w:rsid w:val="00000407"/>
    <w:rsid w:val="00001272"/>
    <w:rsid w:val="000051AF"/>
    <w:rsid w:val="00007170"/>
    <w:rsid w:val="00015347"/>
    <w:rsid w:val="00023AB7"/>
    <w:rsid w:val="0003658D"/>
    <w:rsid w:val="000413AC"/>
    <w:rsid w:val="0004180E"/>
    <w:rsid w:val="00050770"/>
    <w:rsid w:val="000523E8"/>
    <w:rsid w:val="000E1BD9"/>
    <w:rsid w:val="00107E6E"/>
    <w:rsid w:val="00112CC0"/>
    <w:rsid w:val="00173AD4"/>
    <w:rsid w:val="001804B8"/>
    <w:rsid w:val="00183498"/>
    <w:rsid w:val="00185623"/>
    <w:rsid w:val="001A1824"/>
    <w:rsid w:val="001A4D09"/>
    <w:rsid w:val="001D488C"/>
    <w:rsid w:val="001E7683"/>
    <w:rsid w:val="001F3C6A"/>
    <w:rsid w:val="00220720"/>
    <w:rsid w:val="00223623"/>
    <w:rsid w:val="00227B32"/>
    <w:rsid w:val="00241CF4"/>
    <w:rsid w:val="002635F3"/>
    <w:rsid w:val="00271A23"/>
    <w:rsid w:val="002915D1"/>
    <w:rsid w:val="002A05F3"/>
    <w:rsid w:val="002B1441"/>
    <w:rsid w:val="002B72F1"/>
    <w:rsid w:val="002E28AB"/>
    <w:rsid w:val="002E4032"/>
    <w:rsid w:val="002E649D"/>
    <w:rsid w:val="002F2988"/>
    <w:rsid w:val="003011FC"/>
    <w:rsid w:val="0031481F"/>
    <w:rsid w:val="00357983"/>
    <w:rsid w:val="003A552F"/>
    <w:rsid w:val="003D0282"/>
    <w:rsid w:val="003D7B68"/>
    <w:rsid w:val="004025B2"/>
    <w:rsid w:val="00413066"/>
    <w:rsid w:val="00430618"/>
    <w:rsid w:val="00442BFF"/>
    <w:rsid w:val="0044582E"/>
    <w:rsid w:val="00467E5A"/>
    <w:rsid w:val="00482D97"/>
    <w:rsid w:val="00484BA4"/>
    <w:rsid w:val="004B1AA2"/>
    <w:rsid w:val="004D0148"/>
    <w:rsid w:val="004D3DE9"/>
    <w:rsid w:val="004E05CB"/>
    <w:rsid w:val="004E58C7"/>
    <w:rsid w:val="004F4DAD"/>
    <w:rsid w:val="005061A0"/>
    <w:rsid w:val="00510CF9"/>
    <w:rsid w:val="00525A2A"/>
    <w:rsid w:val="00540B86"/>
    <w:rsid w:val="005540B2"/>
    <w:rsid w:val="0056322F"/>
    <w:rsid w:val="00573A1A"/>
    <w:rsid w:val="005942E6"/>
    <w:rsid w:val="005945BD"/>
    <w:rsid w:val="005B1C9C"/>
    <w:rsid w:val="005B5E5F"/>
    <w:rsid w:val="006036E6"/>
    <w:rsid w:val="00615A3E"/>
    <w:rsid w:val="00616A84"/>
    <w:rsid w:val="00616AAE"/>
    <w:rsid w:val="00621673"/>
    <w:rsid w:val="00621A3E"/>
    <w:rsid w:val="006312CD"/>
    <w:rsid w:val="00634BBC"/>
    <w:rsid w:val="00642617"/>
    <w:rsid w:val="00643228"/>
    <w:rsid w:val="00645776"/>
    <w:rsid w:val="00661113"/>
    <w:rsid w:val="006623D0"/>
    <w:rsid w:val="00663319"/>
    <w:rsid w:val="0067552E"/>
    <w:rsid w:val="00676518"/>
    <w:rsid w:val="006A201D"/>
    <w:rsid w:val="006D14B1"/>
    <w:rsid w:val="006E23B3"/>
    <w:rsid w:val="006F4B45"/>
    <w:rsid w:val="006F557B"/>
    <w:rsid w:val="0071223B"/>
    <w:rsid w:val="00712379"/>
    <w:rsid w:val="00731310"/>
    <w:rsid w:val="0076206C"/>
    <w:rsid w:val="007634CD"/>
    <w:rsid w:val="007725C7"/>
    <w:rsid w:val="007815C3"/>
    <w:rsid w:val="007835F4"/>
    <w:rsid w:val="00793BDA"/>
    <w:rsid w:val="007C61C5"/>
    <w:rsid w:val="007F1EE7"/>
    <w:rsid w:val="007F5919"/>
    <w:rsid w:val="00802529"/>
    <w:rsid w:val="008035E2"/>
    <w:rsid w:val="00843182"/>
    <w:rsid w:val="008542A8"/>
    <w:rsid w:val="00890757"/>
    <w:rsid w:val="008B54D0"/>
    <w:rsid w:val="008D4DA9"/>
    <w:rsid w:val="008E6AE9"/>
    <w:rsid w:val="008F37F5"/>
    <w:rsid w:val="008F5D4E"/>
    <w:rsid w:val="00902392"/>
    <w:rsid w:val="00903C5D"/>
    <w:rsid w:val="009065C8"/>
    <w:rsid w:val="0094004D"/>
    <w:rsid w:val="00945AFC"/>
    <w:rsid w:val="00974DAB"/>
    <w:rsid w:val="00975CD4"/>
    <w:rsid w:val="00980CA1"/>
    <w:rsid w:val="0098255D"/>
    <w:rsid w:val="00987A4E"/>
    <w:rsid w:val="009A2C12"/>
    <w:rsid w:val="009B4B54"/>
    <w:rsid w:val="009B575C"/>
    <w:rsid w:val="009C29CD"/>
    <w:rsid w:val="009C4F64"/>
    <w:rsid w:val="009C736C"/>
    <w:rsid w:val="009D2550"/>
    <w:rsid w:val="009F21FD"/>
    <w:rsid w:val="00A001F0"/>
    <w:rsid w:val="00A16FE0"/>
    <w:rsid w:val="00A21A88"/>
    <w:rsid w:val="00A22715"/>
    <w:rsid w:val="00A267B5"/>
    <w:rsid w:val="00A33D03"/>
    <w:rsid w:val="00A55AE1"/>
    <w:rsid w:val="00AA1E74"/>
    <w:rsid w:val="00AA3CDA"/>
    <w:rsid w:val="00AC69AF"/>
    <w:rsid w:val="00AD133E"/>
    <w:rsid w:val="00AD3923"/>
    <w:rsid w:val="00AF2688"/>
    <w:rsid w:val="00AF5BC6"/>
    <w:rsid w:val="00B04033"/>
    <w:rsid w:val="00B14D77"/>
    <w:rsid w:val="00B1553A"/>
    <w:rsid w:val="00B43782"/>
    <w:rsid w:val="00B50AC7"/>
    <w:rsid w:val="00B52FAD"/>
    <w:rsid w:val="00B677A5"/>
    <w:rsid w:val="00BB5BD6"/>
    <w:rsid w:val="00BD29CA"/>
    <w:rsid w:val="00C02B53"/>
    <w:rsid w:val="00C0463E"/>
    <w:rsid w:val="00C21324"/>
    <w:rsid w:val="00C4096E"/>
    <w:rsid w:val="00C509B6"/>
    <w:rsid w:val="00C8523B"/>
    <w:rsid w:val="00C96B08"/>
    <w:rsid w:val="00CC0435"/>
    <w:rsid w:val="00D22B43"/>
    <w:rsid w:val="00D2686C"/>
    <w:rsid w:val="00D40D68"/>
    <w:rsid w:val="00D63118"/>
    <w:rsid w:val="00D7119E"/>
    <w:rsid w:val="00D73C90"/>
    <w:rsid w:val="00D77CA7"/>
    <w:rsid w:val="00DA2321"/>
    <w:rsid w:val="00DA2C95"/>
    <w:rsid w:val="00DA3810"/>
    <w:rsid w:val="00DA7881"/>
    <w:rsid w:val="00DB32E6"/>
    <w:rsid w:val="00DC6351"/>
    <w:rsid w:val="00DD6753"/>
    <w:rsid w:val="00DF4183"/>
    <w:rsid w:val="00DF7DD3"/>
    <w:rsid w:val="00E031F5"/>
    <w:rsid w:val="00E055C1"/>
    <w:rsid w:val="00E23B67"/>
    <w:rsid w:val="00E36121"/>
    <w:rsid w:val="00E434E5"/>
    <w:rsid w:val="00E512E1"/>
    <w:rsid w:val="00E64A49"/>
    <w:rsid w:val="00E71914"/>
    <w:rsid w:val="00E744A0"/>
    <w:rsid w:val="00E761CD"/>
    <w:rsid w:val="00E77516"/>
    <w:rsid w:val="00E83080"/>
    <w:rsid w:val="00E93E30"/>
    <w:rsid w:val="00EA3B65"/>
    <w:rsid w:val="00EB0947"/>
    <w:rsid w:val="00ED1C6A"/>
    <w:rsid w:val="00EE0F07"/>
    <w:rsid w:val="00EF375E"/>
    <w:rsid w:val="00F07869"/>
    <w:rsid w:val="00F30133"/>
    <w:rsid w:val="00F40425"/>
    <w:rsid w:val="00F5547E"/>
    <w:rsid w:val="00F75F6C"/>
    <w:rsid w:val="00F8466E"/>
    <w:rsid w:val="00F87922"/>
    <w:rsid w:val="00FD308D"/>
    <w:rsid w:val="00FF2C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A16FE0"/>
    <w:pPr>
      <w:keepNext/>
      <w:spacing w:after="240" w:line="240" w:lineRule="auto"/>
      <w:outlineLvl w:val="2"/>
    </w:pPr>
    <w:rPr>
      <w:rFonts w:ascii="Arial" w:eastAsia="Times New Roman" w:hAnsi="Arial" w:cs="Times New Roman"/>
      <w:b/>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824"/>
    <w:pPr>
      <w:ind w:left="720"/>
      <w:contextualSpacing/>
    </w:pPr>
  </w:style>
  <w:style w:type="paragraph" w:styleId="PlainText">
    <w:name w:val="Plain Text"/>
    <w:basedOn w:val="Normal"/>
    <w:link w:val="PlainTextChar"/>
    <w:rsid w:val="004F4DAD"/>
    <w:pPr>
      <w:spacing w:after="0" w:line="240" w:lineRule="auto"/>
    </w:pPr>
    <w:rPr>
      <w:rFonts w:ascii="Courier New" w:eastAsia="Times New Roman" w:hAnsi="Courier New" w:cs="Times New Roman"/>
      <w:sz w:val="20"/>
      <w:szCs w:val="20"/>
      <w:vertAlign w:val="subscript"/>
    </w:rPr>
  </w:style>
  <w:style w:type="character" w:customStyle="1" w:styleId="PlainTextChar">
    <w:name w:val="Plain Text Char"/>
    <w:basedOn w:val="DefaultParagraphFont"/>
    <w:link w:val="PlainText"/>
    <w:rsid w:val="004F4DAD"/>
    <w:rPr>
      <w:rFonts w:ascii="Courier New" w:eastAsia="Times New Roman" w:hAnsi="Courier New" w:cs="Times New Roman"/>
      <w:sz w:val="20"/>
      <w:szCs w:val="20"/>
      <w:vertAlign w:val="subscript"/>
    </w:rPr>
  </w:style>
  <w:style w:type="paragraph" w:customStyle="1" w:styleId="Default">
    <w:name w:val="Default"/>
    <w:rsid w:val="00980CA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A16FE0"/>
    <w:rPr>
      <w:rFonts w:ascii="Arial" w:eastAsia="Times New Roman" w:hAnsi="Arial" w:cs="Times New Roman"/>
      <w:b/>
      <w:sz w:val="24"/>
      <w:szCs w:val="20"/>
      <w:lang w:val="en-GB"/>
    </w:rPr>
  </w:style>
  <w:style w:type="paragraph" w:styleId="BodyTextIndent">
    <w:name w:val="Body Text Indent"/>
    <w:basedOn w:val="Normal"/>
    <w:link w:val="BodyTextIndentChar"/>
    <w:rsid w:val="00A16FE0"/>
    <w:pPr>
      <w:spacing w:after="0" w:line="240" w:lineRule="auto"/>
      <w:ind w:left="1440"/>
    </w:pPr>
    <w:rPr>
      <w:rFonts w:ascii="Times New Roman" w:eastAsia="Times New Roman" w:hAnsi="Times New Roman" w:cs="Times New Roman"/>
      <w:sz w:val="24"/>
      <w:szCs w:val="20"/>
      <w:vertAlign w:val="subscript"/>
    </w:rPr>
  </w:style>
  <w:style w:type="character" w:customStyle="1" w:styleId="BodyTextIndentChar">
    <w:name w:val="Body Text Indent Char"/>
    <w:basedOn w:val="DefaultParagraphFont"/>
    <w:link w:val="BodyTextIndent"/>
    <w:rsid w:val="00A16FE0"/>
    <w:rPr>
      <w:rFonts w:ascii="Times New Roman" w:eastAsia="Times New Roman" w:hAnsi="Times New Roman" w:cs="Times New Roman"/>
      <w:sz w:val="24"/>
      <w:szCs w:val="20"/>
      <w:vertAlign w:val="subscript"/>
    </w:rPr>
  </w:style>
  <w:style w:type="paragraph" w:styleId="BalloonText">
    <w:name w:val="Balloon Text"/>
    <w:basedOn w:val="Normal"/>
    <w:link w:val="BalloonTextChar"/>
    <w:uiPriority w:val="99"/>
    <w:semiHidden/>
    <w:unhideWhenUsed/>
    <w:rsid w:val="00A16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FE0"/>
    <w:rPr>
      <w:rFonts w:ascii="Tahoma" w:hAnsi="Tahoma" w:cs="Tahoma"/>
      <w:sz w:val="16"/>
      <w:szCs w:val="16"/>
    </w:rPr>
  </w:style>
  <w:style w:type="character" w:styleId="CommentReference">
    <w:name w:val="annotation reference"/>
    <w:basedOn w:val="DefaultParagraphFont"/>
    <w:uiPriority w:val="99"/>
    <w:semiHidden/>
    <w:unhideWhenUsed/>
    <w:rsid w:val="00D73C90"/>
    <w:rPr>
      <w:sz w:val="16"/>
      <w:szCs w:val="16"/>
    </w:rPr>
  </w:style>
  <w:style w:type="paragraph" w:styleId="CommentText">
    <w:name w:val="annotation text"/>
    <w:basedOn w:val="Normal"/>
    <w:link w:val="CommentTextChar"/>
    <w:uiPriority w:val="99"/>
    <w:semiHidden/>
    <w:unhideWhenUsed/>
    <w:rsid w:val="00D73C90"/>
    <w:pPr>
      <w:spacing w:line="240" w:lineRule="auto"/>
    </w:pPr>
    <w:rPr>
      <w:sz w:val="20"/>
      <w:szCs w:val="20"/>
    </w:rPr>
  </w:style>
  <w:style w:type="character" w:customStyle="1" w:styleId="CommentTextChar">
    <w:name w:val="Comment Text Char"/>
    <w:basedOn w:val="DefaultParagraphFont"/>
    <w:link w:val="CommentText"/>
    <w:uiPriority w:val="99"/>
    <w:semiHidden/>
    <w:rsid w:val="00D73C90"/>
    <w:rPr>
      <w:sz w:val="20"/>
      <w:szCs w:val="20"/>
    </w:rPr>
  </w:style>
  <w:style w:type="paragraph" w:styleId="CommentSubject">
    <w:name w:val="annotation subject"/>
    <w:basedOn w:val="CommentText"/>
    <w:next w:val="CommentText"/>
    <w:link w:val="CommentSubjectChar"/>
    <w:uiPriority w:val="99"/>
    <w:semiHidden/>
    <w:unhideWhenUsed/>
    <w:rsid w:val="00D73C90"/>
    <w:rPr>
      <w:b/>
      <w:bCs/>
    </w:rPr>
  </w:style>
  <w:style w:type="character" w:customStyle="1" w:styleId="CommentSubjectChar">
    <w:name w:val="Comment Subject Char"/>
    <w:basedOn w:val="CommentTextChar"/>
    <w:link w:val="CommentSubject"/>
    <w:uiPriority w:val="99"/>
    <w:semiHidden/>
    <w:rsid w:val="00D73C90"/>
    <w:rPr>
      <w:b/>
      <w:bCs/>
      <w:sz w:val="20"/>
      <w:szCs w:val="20"/>
    </w:rPr>
  </w:style>
  <w:style w:type="paragraph" w:styleId="NormalWeb">
    <w:name w:val="Normal (Web)"/>
    <w:basedOn w:val="Normal"/>
    <w:uiPriority w:val="99"/>
    <w:semiHidden/>
    <w:unhideWhenUsed/>
    <w:rsid w:val="00B677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77A5"/>
    <w:rPr>
      <w:color w:val="0000FF"/>
      <w:u w:val="single"/>
    </w:rPr>
  </w:style>
  <w:style w:type="character" w:customStyle="1" w:styleId="mwe-math-mathml-inline">
    <w:name w:val="mwe-math-mathml-inline"/>
    <w:basedOn w:val="DefaultParagraphFont"/>
    <w:rsid w:val="001A4D09"/>
  </w:style>
  <w:style w:type="paragraph" w:customStyle="1" w:styleId="time">
    <w:name w:val="time"/>
    <w:basedOn w:val="Normal"/>
    <w:rsid w:val="00482D97"/>
    <w:pPr>
      <w:spacing w:after="0" w:line="240" w:lineRule="auto"/>
      <w:jc w:val="both"/>
    </w:pPr>
    <w:rPr>
      <w:rFonts w:ascii="Times" w:eastAsia="Times New Roman" w:hAnsi="Times" w:cs="Times New Roman"/>
      <w:sz w:val="24"/>
      <w:szCs w:val="20"/>
    </w:rPr>
  </w:style>
  <w:style w:type="paragraph" w:styleId="Header">
    <w:name w:val="header"/>
    <w:basedOn w:val="Normal"/>
    <w:link w:val="HeaderChar"/>
    <w:uiPriority w:val="99"/>
    <w:unhideWhenUsed/>
    <w:rsid w:val="003A55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52F"/>
  </w:style>
  <w:style w:type="paragraph" w:styleId="Footer">
    <w:name w:val="footer"/>
    <w:basedOn w:val="Normal"/>
    <w:link w:val="FooterChar"/>
    <w:uiPriority w:val="99"/>
    <w:unhideWhenUsed/>
    <w:rsid w:val="003A55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5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A16FE0"/>
    <w:pPr>
      <w:keepNext/>
      <w:spacing w:after="240" w:line="240" w:lineRule="auto"/>
      <w:outlineLvl w:val="2"/>
    </w:pPr>
    <w:rPr>
      <w:rFonts w:ascii="Arial" w:eastAsia="Times New Roman" w:hAnsi="Arial" w:cs="Times New Roman"/>
      <w:b/>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824"/>
    <w:pPr>
      <w:ind w:left="720"/>
      <w:contextualSpacing/>
    </w:pPr>
  </w:style>
  <w:style w:type="paragraph" w:styleId="PlainText">
    <w:name w:val="Plain Text"/>
    <w:basedOn w:val="Normal"/>
    <w:link w:val="PlainTextChar"/>
    <w:rsid w:val="004F4DAD"/>
    <w:pPr>
      <w:spacing w:after="0" w:line="240" w:lineRule="auto"/>
    </w:pPr>
    <w:rPr>
      <w:rFonts w:ascii="Courier New" w:eastAsia="Times New Roman" w:hAnsi="Courier New" w:cs="Times New Roman"/>
      <w:sz w:val="20"/>
      <w:szCs w:val="20"/>
      <w:vertAlign w:val="subscript"/>
    </w:rPr>
  </w:style>
  <w:style w:type="character" w:customStyle="1" w:styleId="PlainTextChar">
    <w:name w:val="Plain Text Char"/>
    <w:basedOn w:val="DefaultParagraphFont"/>
    <w:link w:val="PlainText"/>
    <w:rsid w:val="004F4DAD"/>
    <w:rPr>
      <w:rFonts w:ascii="Courier New" w:eastAsia="Times New Roman" w:hAnsi="Courier New" w:cs="Times New Roman"/>
      <w:sz w:val="20"/>
      <w:szCs w:val="20"/>
      <w:vertAlign w:val="subscript"/>
    </w:rPr>
  </w:style>
  <w:style w:type="paragraph" w:customStyle="1" w:styleId="Default">
    <w:name w:val="Default"/>
    <w:rsid w:val="00980CA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A16FE0"/>
    <w:rPr>
      <w:rFonts w:ascii="Arial" w:eastAsia="Times New Roman" w:hAnsi="Arial" w:cs="Times New Roman"/>
      <w:b/>
      <w:sz w:val="24"/>
      <w:szCs w:val="20"/>
      <w:lang w:val="en-GB"/>
    </w:rPr>
  </w:style>
  <w:style w:type="paragraph" w:styleId="BodyTextIndent">
    <w:name w:val="Body Text Indent"/>
    <w:basedOn w:val="Normal"/>
    <w:link w:val="BodyTextIndentChar"/>
    <w:rsid w:val="00A16FE0"/>
    <w:pPr>
      <w:spacing w:after="0" w:line="240" w:lineRule="auto"/>
      <w:ind w:left="1440"/>
    </w:pPr>
    <w:rPr>
      <w:rFonts w:ascii="Times New Roman" w:eastAsia="Times New Roman" w:hAnsi="Times New Roman" w:cs="Times New Roman"/>
      <w:sz w:val="24"/>
      <w:szCs w:val="20"/>
      <w:vertAlign w:val="subscript"/>
    </w:rPr>
  </w:style>
  <w:style w:type="character" w:customStyle="1" w:styleId="BodyTextIndentChar">
    <w:name w:val="Body Text Indent Char"/>
    <w:basedOn w:val="DefaultParagraphFont"/>
    <w:link w:val="BodyTextIndent"/>
    <w:rsid w:val="00A16FE0"/>
    <w:rPr>
      <w:rFonts w:ascii="Times New Roman" w:eastAsia="Times New Roman" w:hAnsi="Times New Roman" w:cs="Times New Roman"/>
      <w:sz w:val="24"/>
      <w:szCs w:val="20"/>
      <w:vertAlign w:val="subscript"/>
    </w:rPr>
  </w:style>
  <w:style w:type="paragraph" w:styleId="BalloonText">
    <w:name w:val="Balloon Text"/>
    <w:basedOn w:val="Normal"/>
    <w:link w:val="BalloonTextChar"/>
    <w:uiPriority w:val="99"/>
    <w:semiHidden/>
    <w:unhideWhenUsed/>
    <w:rsid w:val="00A16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FE0"/>
    <w:rPr>
      <w:rFonts w:ascii="Tahoma" w:hAnsi="Tahoma" w:cs="Tahoma"/>
      <w:sz w:val="16"/>
      <w:szCs w:val="16"/>
    </w:rPr>
  </w:style>
  <w:style w:type="character" w:styleId="CommentReference">
    <w:name w:val="annotation reference"/>
    <w:basedOn w:val="DefaultParagraphFont"/>
    <w:uiPriority w:val="99"/>
    <w:semiHidden/>
    <w:unhideWhenUsed/>
    <w:rsid w:val="00D73C90"/>
    <w:rPr>
      <w:sz w:val="16"/>
      <w:szCs w:val="16"/>
    </w:rPr>
  </w:style>
  <w:style w:type="paragraph" w:styleId="CommentText">
    <w:name w:val="annotation text"/>
    <w:basedOn w:val="Normal"/>
    <w:link w:val="CommentTextChar"/>
    <w:uiPriority w:val="99"/>
    <w:semiHidden/>
    <w:unhideWhenUsed/>
    <w:rsid w:val="00D73C90"/>
    <w:pPr>
      <w:spacing w:line="240" w:lineRule="auto"/>
    </w:pPr>
    <w:rPr>
      <w:sz w:val="20"/>
      <w:szCs w:val="20"/>
    </w:rPr>
  </w:style>
  <w:style w:type="character" w:customStyle="1" w:styleId="CommentTextChar">
    <w:name w:val="Comment Text Char"/>
    <w:basedOn w:val="DefaultParagraphFont"/>
    <w:link w:val="CommentText"/>
    <w:uiPriority w:val="99"/>
    <w:semiHidden/>
    <w:rsid w:val="00D73C90"/>
    <w:rPr>
      <w:sz w:val="20"/>
      <w:szCs w:val="20"/>
    </w:rPr>
  </w:style>
  <w:style w:type="paragraph" w:styleId="CommentSubject">
    <w:name w:val="annotation subject"/>
    <w:basedOn w:val="CommentText"/>
    <w:next w:val="CommentText"/>
    <w:link w:val="CommentSubjectChar"/>
    <w:uiPriority w:val="99"/>
    <w:semiHidden/>
    <w:unhideWhenUsed/>
    <w:rsid w:val="00D73C90"/>
    <w:rPr>
      <w:b/>
      <w:bCs/>
    </w:rPr>
  </w:style>
  <w:style w:type="character" w:customStyle="1" w:styleId="CommentSubjectChar">
    <w:name w:val="Comment Subject Char"/>
    <w:basedOn w:val="CommentTextChar"/>
    <w:link w:val="CommentSubject"/>
    <w:uiPriority w:val="99"/>
    <w:semiHidden/>
    <w:rsid w:val="00D73C90"/>
    <w:rPr>
      <w:b/>
      <w:bCs/>
      <w:sz w:val="20"/>
      <w:szCs w:val="20"/>
    </w:rPr>
  </w:style>
  <w:style w:type="paragraph" w:styleId="NormalWeb">
    <w:name w:val="Normal (Web)"/>
    <w:basedOn w:val="Normal"/>
    <w:uiPriority w:val="99"/>
    <w:semiHidden/>
    <w:unhideWhenUsed/>
    <w:rsid w:val="00B677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77A5"/>
    <w:rPr>
      <w:color w:val="0000FF"/>
      <w:u w:val="single"/>
    </w:rPr>
  </w:style>
  <w:style w:type="character" w:customStyle="1" w:styleId="mwe-math-mathml-inline">
    <w:name w:val="mwe-math-mathml-inline"/>
    <w:basedOn w:val="DefaultParagraphFont"/>
    <w:rsid w:val="001A4D09"/>
  </w:style>
  <w:style w:type="paragraph" w:customStyle="1" w:styleId="time">
    <w:name w:val="time"/>
    <w:basedOn w:val="Normal"/>
    <w:rsid w:val="00482D97"/>
    <w:pPr>
      <w:spacing w:after="0" w:line="240" w:lineRule="auto"/>
      <w:jc w:val="both"/>
    </w:pPr>
    <w:rPr>
      <w:rFonts w:ascii="Times" w:eastAsia="Times New Roman" w:hAnsi="Times" w:cs="Times New Roman"/>
      <w:sz w:val="24"/>
      <w:szCs w:val="20"/>
    </w:rPr>
  </w:style>
  <w:style w:type="paragraph" w:styleId="Header">
    <w:name w:val="header"/>
    <w:basedOn w:val="Normal"/>
    <w:link w:val="HeaderChar"/>
    <w:uiPriority w:val="99"/>
    <w:unhideWhenUsed/>
    <w:rsid w:val="003A55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52F"/>
  </w:style>
  <w:style w:type="paragraph" w:styleId="Footer">
    <w:name w:val="footer"/>
    <w:basedOn w:val="Normal"/>
    <w:link w:val="FooterChar"/>
    <w:uiPriority w:val="99"/>
    <w:unhideWhenUsed/>
    <w:rsid w:val="003A55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41934">
      <w:bodyDiv w:val="1"/>
      <w:marLeft w:val="0"/>
      <w:marRight w:val="0"/>
      <w:marTop w:val="0"/>
      <w:marBottom w:val="0"/>
      <w:divBdr>
        <w:top w:val="none" w:sz="0" w:space="0" w:color="auto"/>
        <w:left w:val="none" w:sz="0" w:space="0" w:color="auto"/>
        <w:bottom w:val="none" w:sz="0" w:space="0" w:color="auto"/>
        <w:right w:val="none" w:sz="0" w:space="0" w:color="auto"/>
      </w:divBdr>
    </w:div>
    <w:div w:id="286401949">
      <w:bodyDiv w:val="1"/>
      <w:marLeft w:val="0"/>
      <w:marRight w:val="0"/>
      <w:marTop w:val="0"/>
      <w:marBottom w:val="0"/>
      <w:divBdr>
        <w:top w:val="none" w:sz="0" w:space="0" w:color="auto"/>
        <w:left w:val="none" w:sz="0" w:space="0" w:color="auto"/>
        <w:bottom w:val="none" w:sz="0" w:space="0" w:color="auto"/>
        <w:right w:val="none" w:sz="0" w:space="0" w:color="auto"/>
      </w:divBdr>
      <w:divsChild>
        <w:div w:id="786240741">
          <w:marLeft w:val="1166"/>
          <w:marRight w:val="0"/>
          <w:marTop w:val="86"/>
          <w:marBottom w:val="0"/>
          <w:divBdr>
            <w:top w:val="none" w:sz="0" w:space="0" w:color="auto"/>
            <w:left w:val="none" w:sz="0" w:space="0" w:color="auto"/>
            <w:bottom w:val="none" w:sz="0" w:space="0" w:color="auto"/>
            <w:right w:val="none" w:sz="0" w:space="0" w:color="auto"/>
          </w:divBdr>
        </w:div>
        <w:div w:id="411321752">
          <w:marLeft w:val="1166"/>
          <w:marRight w:val="0"/>
          <w:marTop w:val="86"/>
          <w:marBottom w:val="0"/>
          <w:divBdr>
            <w:top w:val="none" w:sz="0" w:space="0" w:color="auto"/>
            <w:left w:val="none" w:sz="0" w:space="0" w:color="auto"/>
            <w:bottom w:val="none" w:sz="0" w:space="0" w:color="auto"/>
            <w:right w:val="none" w:sz="0" w:space="0" w:color="auto"/>
          </w:divBdr>
        </w:div>
        <w:div w:id="38894023">
          <w:marLeft w:val="1166"/>
          <w:marRight w:val="0"/>
          <w:marTop w:val="86"/>
          <w:marBottom w:val="0"/>
          <w:divBdr>
            <w:top w:val="none" w:sz="0" w:space="0" w:color="auto"/>
            <w:left w:val="none" w:sz="0" w:space="0" w:color="auto"/>
            <w:bottom w:val="none" w:sz="0" w:space="0" w:color="auto"/>
            <w:right w:val="none" w:sz="0" w:space="0" w:color="auto"/>
          </w:divBdr>
        </w:div>
        <w:div w:id="2145586044">
          <w:marLeft w:val="1166"/>
          <w:marRight w:val="0"/>
          <w:marTop w:val="86"/>
          <w:marBottom w:val="0"/>
          <w:divBdr>
            <w:top w:val="none" w:sz="0" w:space="0" w:color="auto"/>
            <w:left w:val="none" w:sz="0" w:space="0" w:color="auto"/>
            <w:bottom w:val="none" w:sz="0" w:space="0" w:color="auto"/>
            <w:right w:val="none" w:sz="0" w:space="0" w:color="auto"/>
          </w:divBdr>
        </w:div>
      </w:divsChild>
    </w:div>
    <w:div w:id="298264913">
      <w:bodyDiv w:val="1"/>
      <w:marLeft w:val="0"/>
      <w:marRight w:val="0"/>
      <w:marTop w:val="0"/>
      <w:marBottom w:val="0"/>
      <w:divBdr>
        <w:top w:val="none" w:sz="0" w:space="0" w:color="auto"/>
        <w:left w:val="none" w:sz="0" w:space="0" w:color="auto"/>
        <w:bottom w:val="none" w:sz="0" w:space="0" w:color="auto"/>
        <w:right w:val="none" w:sz="0" w:space="0" w:color="auto"/>
      </w:divBdr>
    </w:div>
    <w:div w:id="602887089">
      <w:bodyDiv w:val="1"/>
      <w:marLeft w:val="0"/>
      <w:marRight w:val="0"/>
      <w:marTop w:val="0"/>
      <w:marBottom w:val="0"/>
      <w:divBdr>
        <w:top w:val="none" w:sz="0" w:space="0" w:color="auto"/>
        <w:left w:val="none" w:sz="0" w:space="0" w:color="auto"/>
        <w:bottom w:val="none" w:sz="0" w:space="0" w:color="auto"/>
        <w:right w:val="none" w:sz="0" w:space="0" w:color="auto"/>
      </w:divBdr>
      <w:divsChild>
        <w:div w:id="101996243">
          <w:marLeft w:val="0"/>
          <w:marRight w:val="0"/>
          <w:marTop w:val="0"/>
          <w:marBottom w:val="0"/>
          <w:divBdr>
            <w:top w:val="none" w:sz="0" w:space="0" w:color="auto"/>
            <w:left w:val="none" w:sz="0" w:space="0" w:color="auto"/>
            <w:bottom w:val="none" w:sz="0" w:space="0" w:color="auto"/>
            <w:right w:val="none" w:sz="0" w:space="0" w:color="auto"/>
          </w:divBdr>
        </w:div>
        <w:div w:id="208733263">
          <w:marLeft w:val="0"/>
          <w:marRight w:val="0"/>
          <w:marTop w:val="0"/>
          <w:marBottom w:val="0"/>
          <w:divBdr>
            <w:top w:val="none" w:sz="0" w:space="0" w:color="auto"/>
            <w:left w:val="none" w:sz="0" w:space="0" w:color="auto"/>
            <w:bottom w:val="none" w:sz="0" w:space="0" w:color="auto"/>
            <w:right w:val="none" w:sz="0" w:space="0" w:color="auto"/>
          </w:divBdr>
        </w:div>
        <w:div w:id="431241320">
          <w:marLeft w:val="0"/>
          <w:marRight w:val="0"/>
          <w:marTop w:val="0"/>
          <w:marBottom w:val="0"/>
          <w:divBdr>
            <w:top w:val="none" w:sz="0" w:space="0" w:color="auto"/>
            <w:left w:val="none" w:sz="0" w:space="0" w:color="auto"/>
            <w:bottom w:val="none" w:sz="0" w:space="0" w:color="auto"/>
            <w:right w:val="none" w:sz="0" w:space="0" w:color="auto"/>
          </w:divBdr>
        </w:div>
        <w:div w:id="532621770">
          <w:marLeft w:val="0"/>
          <w:marRight w:val="0"/>
          <w:marTop w:val="0"/>
          <w:marBottom w:val="0"/>
          <w:divBdr>
            <w:top w:val="none" w:sz="0" w:space="0" w:color="auto"/>
            <w:left w:val="none" w:sz="0" w:space="0" w:color="auto"/>
            <w:bottom w:val="none" w:sz="0" w:space="0" w:color="auto"/>
            <w:right w:val="none" w:sz="0" w:space="0" w:color="auto"/>
          </w:divBdr>
        </w:div>
        <w:div w:id="541483411">
          <w:marLeft w:val="0"/>
          <w:marRight w:val="0"/>
          <w:marTop w:val="0"/>
          <w:marBottom w:val="0"/>
          <w:divBdr>
            <w:top w:val="none" w:sz="0" w:space="0" w:color="auto"/>
            <w:left w:val="none" w:sz="0" w:space="0" w:color="auto"/>
            <w:bottom w:val="none" w:sz="0" w:space="0" w:color="auto"/>
            <w:right w:val="none" w:sz="0" w:space="0" w:color="auto"/>
          </w:divBdr>
        </w:div>
        <w:div w:id="654576389">
          <w:marLeft w:val="0"/>
          <w:marRight w:val="0"/>
          <w:marTop w:val="0"/>
          <w:marBottom w:val="0"/>
          <w:divBdr>
            <w:top w:val="none" w:sz="0" w:space="0" w:color="auto"/>
            <w:left w:val="none" w:sz="0" w:space="0" w:color="auto"/>
            <w:bottom w:val="none" w:sz="0" w:space="0" w:color="auto"/>
            <w:right w:val="none" w:sz="0" w:space="0" w:color="auto"/>
          </w:divBdr>
        </w:div>
        <w:div w:id="764805906">
          <w:marLeft w:val="0"/>
          <w:marRight w:val="0"/>
          <w:marTop w:val="0"/>
          <w:marBottom w:val="0"/>
          <w:divBdr>
            <w:top w:val="none" w:sz="0" w:space="0" w:color="auto"/>
            <w:left w:val="none" w:sz="0" w:space="0" w:color="auto"/>
            <w:bottom w:val="none" w:sz="0" w:space="0" w:color="auto"/>
            <w:right w:val="none" w:sz="0" w:space="0" w:color="auto"/>
          </w:divBdr>
        </w:div>
        <w:div w:id="1131436346">
          <w:marLeft w:val="0"/>
          <w:marRight w:val="0"/>
          <w:marTop w:val="0"/>
          <w:marBottom w:val="0"/>
          <w:divBdr>
            <w:top w:val="none" w:sz="0" w:space="0" w:color="auto"/>
            <w:left w:val="none" w:sz="0" w:space="0" w:color="auto"/>
            <w:bottom w:val="none" w:sz="0" w:space="0" w:color="auto"/>
            <w:right w:val="none" w:sz="0" w:space="0" w:color="auto"/>
          </w:divBdr>
        </w:div>
        <w:div w:id="1182014481">
          <w:marLeft w:val="0"/>
          <w:marRight w:val="0"/>
          <w:marTop w:val="0"/>
          <w:marBottom w:val="0"/>
          <w:divBdr>
            <w:top w:val="none" w:sz="0" w:space="0" w:color="auto"/>
            <w:left w:val="none" w:sz="0" w:space="0" w:color="auto"/>
            <w:bottom w:val="none" w:sz="0" w:space="0" w:color="auto"/>
            <w:right w:val="none" w:sz="0" w:space="0" w:color="auto"/>
          </w:divBdr>
        </w:div>
        <w:div w:id="1258711490">
          <w:marLeft w:val="0"/>
          <w:marRight w:val="0"/>
          <w:marTop w:val="0"/>
          <w:marBottom w:val="0"/>
          <w:divBdr>
            <w:top w:val="none" w:sz="0" w:space="0" w:color="auto"/>
            <w:left w:val="none" w:sz="0" w:space="0" w:color="auto"/>
            <w:bottom w:val="none" w:sz="0" w:space="0" w:color="auto"/>
            <w:right w:val="none" w:sz="0" w:space="0" w:color="auto"/>
          </w:divBdr>
        </w:div>
        <w:div w:id="1272857847">
          <w:marLeft w:val="0"/>
          <w:marRight w:val="0"/>
          <w:marTop w:val="0"/>
          <w:marBottom w:val="0"/>
          <w:divBdr>
            <w:top w:val="none" w:sz="0" w:space="0" w:color="auto"/>
            <w:left w:val="none" w:sz="0" w:space="0" w:color="auto"/>
            <w:bottom w:val="none" w:sz="0" w:space="0" w:color="auto"/>
            <w:right w:val="none" w:sz="0" w:space="0" w:color="auto"/>
          </w:divBdr>
        </w:div>
        <w:div w:id="1341814106">
          <w:marLeft w:val="0"/>
          <w:marRight w:val="0"/>
          <w:marTop w:val="0"/>
          <w:marBottom w:val="0"/>
          <w:divBdr>
            <w:top w:val="none" w:sz="0" w:space="0" w:color="auto"/>
            <w:left w:val="none" w:sz="0" w:space="0" w:color="auto"/>
            <w:bottom w:val="none" w:sz="0" w:space="0" w:color="auto"/>
            <w:right w:val="none" w:sz="0" w:space="0" w:color="auto"/>
          </w:divBdr>
        </w:div>
        <w:div w:id="1353528638">
          <w:marLeft w:val="0"/>
          <w:marRight w:val="0"/>
          <w:marTop w:val="0"/>
          <w:marBottom w:val="0"/>
          <w:divBdr>
            <w:top w:val="none" w:sz="0" w:space="0" w:color="auto"/>
            <w:left w:val="none" w:sz="0" w:space="0" w:color="auto"/>
            <w:bottom w:val="none" w:sz="0" w:space="0" w:color="auto"/>
            <w:right w:val="none" w:sz="0" w:space="0" w:color="auto"/>
          </w:divBdr>
        </w:div>
        <w:div w:id="1392119573">
          <w:marLeft w:val="0"/>
          <w:marRight w:val="0"/>
          <w:marTop w:val="0"/>
          <w:marBottom w:val="0"/>
          <w:divBdr>
            <w:top w:val="none" w:sz="0" w:space="0" w:color="auto"/>
            <w:left w:val="none" w:sz="0" w:space="0" w:color="auto"/>
            <w:bottom w:val="none" w:sz="0" w:space="0" w:color="auto"/>
            <w:right w:val="none" w:sz="0" w:space="0" w:color="auto"/>
          </w:divBdr>
        </w:div>
        <w:div w:id="1488591504">
          <w:marLeft w:val="0"/>
          <w:marRight w:val="0"/>
          <w:marTop w:val="0"/>
          <w:marBottom w:val="0"/>
          <w:divBdr>
            <w:top w:val="none" w:sz="0" w:space="0" w:color="auto"/>
            <w:left w:val="none" w:sz="0" w:space="0" w:color="auto"/>
            <w:bottom w:val="none" w:sz="0" w:space="0" w:color="auto"/>
            <w:right w:val="none" w:sz="0" w:space="0" w:color="auto"/>
          </w:divBdr>
        </w:div>
        <w:div w:id="1615164141">
          <w:marLeft w:val="0"/>
          <w:marRight w:val="0"/>
          <w:marTop w:val="0"/>
          <w:marBottom w:val="0"/>
          <w:divBdr>
            <w:top w:val="none" w:sz="0" w:space="0" w:color="auto"/>
            <w:left w:val="none" w:sz="0" w:space="0" w:color="auto"/>
            <w:bottom w:val="none" w:sz="0" w:space="0" w:color="auto"/>
            <w:right w:val="none" w:sz="0" w:space="0" w:color="auto"/>
          </w:divBdr>
        </w:div>
        <w:div w:id="1818453668">
          <w:marLeft w:val="0"/>
          <w:marRight w:val="0"/>
          <w:marTop w:val="0"/>
          <w:marBottom w:val="0"/>
          <w:divBdr>
            <w:top w:val="none" w:sz="0" w:space="0" w:color="auto"/>
            <w:left w:val="none" w:sz="0" w:space="0" w:color="auto"/>
            <w:bottom w:val="none" w:sz="0" w:space="0" w:color="auto"/>
            <w:right w:val="none" w:sz="0" w:space="0" w:color="auto"/>
          </w:divBdr>
        </w:div>
        <w:div w:id="2032299642">
          <w:marLeft w:val="0"/>
          <w:marRight w:val="0"/>
          <w:marTop w:val="0"/>
          <w:marBottom w:val="0"/>
          <w:divBdr>
            <w:top w:val="none" w:sz="0" w:space="0" w:color="auto"/>
            <w:left w:val="none" w:sz="0" w:space="0" w:color="auto"/>
            <w:bottom w:val="none" w:sz="0" w:space="0" w:color="auto"/>
            <w:right w:val="none" w:sz="0" w:space="0" w:color="auto"/>
          </w:divBdr>
        </w:div>
      </w:divsChild>
    </w:div>
    <w:div w:id="724525207">
      <w:bodyDiv w:val="1"/>
      <w:marLeft w:val="0"/>
      <w:marRight w:val="0"/>
      <w:marTop w:val="0"/>
      <w:marBottom w:val="0"/>
      <w:divBdr>
        <w:top w:val="none" w:sz="0" w:space="0" w:color="auto"/>
        <w:left w:val="none" w:sz="0" w:space="0" w:color="auto"/>
        <w:bottom w:val="none" w:sz="0" w:space="0" w:color="auto"/>
        <w:right w:val="none" w:sz="0" w:space="0" w:color="auto"/>
      </w:divBdr>
      <w:divsChild>
        <w:div w:id="1695766105">
          <w:marLeft w:val="547"/>
          <w:marRight w:val="0"/>
          <w:marTop w:val="86"/>
          <w:marBottom w:val="0"/>
          <w:divBdr>
            <w:top w:val="none" w:sz="0" w:space="0" w:color="auto"/>
            <w:left w:val="none" w:sz="0" w:space="0" w:color="auto"/>
            <w:bottom w:val="none" w:sz="0" w:space="0" w:color="auto"/>
            <w:right w:val="none" w:sz="0" w:space="0" w:color="auto"/>
          </w:divBdr>
        </w:div>
      </w:divsChild>
    </w:div>
    <w:div w:id="857039285">
      <w:bodyDiv w:val="1"/>
      <w:marLeft w:val="0"/>
      <w:marRight w:val="0"/>
      <w:marTop w:val="0"/>
      <w:marBottom w:val="0"/>
      <w:divBdr>
        <w:top w:val="none" w:sz="0" w:space="0" w:color="auto"/>
        <w:left w:val="none" w:sz="0" w:space="0" w:color="auto"/>
        <w:bottom w:val="none" w:sz="0" w:space="0" w:color="auto"/>
        <w:right w:val="none" w:sz="0" w:space="0" w:color="auto"/>
      </w:divBdr>
      <w:divsChild>
        <w:div w:id="169488909">
          <w:marLeft w:val="0"/>
          <w:marRight w:val="0"/>
          <w:marTop w:val="0"/>
          <w:marBottom w:val="0"/>
          <w:divBdr>
            <w:top w:val="none" w:sz="0" w:space="0" w:color="auto"/>
            <w:left w:val="none" w:sz="0" w:space="0" w:color="auto"/>
            <w:bottom w:val="none" w:sz="0" w:space="0" w:color="auto"/>
            <w:right w:val="none" w:sz="0" w:space="0" w:color="auto"/>
          </w:divBdr>
        </w:div>
        <w:div w:id="274212421">
          <w:marLeft w:val="0"/>
          <w:marRight w:val="0"/>
          <w:marTop w:val="0"/>
          <w:marBottom w:val="0"/>
          <w:divBdr>
            <w:top w:val="none" w:sz="0" w:space="0" w:color="auto"/>
            <w:left w:val="none" w:sz="0" w:space="0" w:color="auto"/>
            <w:bottom w:val="none" w:sz="0" w:space="0" w:color="auto"/>
            <w:right w:val="none" w:sz="0" w:space="0" w:color="auto"/>
          </w:divBdr>
        </w:div>
        <w:div w:id="289285681">
          <w:marLeft w:val="0"/>
          <w:marRight w:val="0"/>
          <w:marTop w:val="0"/>
          <w:marBottom w:val="0"/>
          <w:divBdr>
            <w:top w:val="none" w:sz="0" w:space="0" w:color="auto"/>
            <w:left w:val="none" w:sz="0" w:space="0" w:color="auto"/>
            <w:bottom w:val="none" w:sz="0" w:space="0" w:color="auto"/>
            <w:right w:val="none" w:sz="0" w:space="0" w:color="auto"/>
          </w:divBdr>
        </w:div>
        <w:div w:id="390857915">
          <w:marLeft w:val="0"/>
          <w:marRight w:val="0"/>
          <w:marTop w:val="0"/>
          <w:marBottom w:val="0"/>
          <w:divBdr>
            <w:top w:val="none" w:sz="0" w:space="0" w:color="auto"/>
            <w:left w:val="none" w:sz="0" w:space="0" w:color="auto"/>
            <w:bottom w:val="none" w:sz="0" w:space="0" w:color="auto"/>
            <w:right w:val="none" w:sz="0" w:space="0" w:color="auto"/>
          </w:divBdr>
        </w:div>
        <w:div w:id="397094475">
          <w:marLeft w:val="0"/>
          <w:marRight w:val="0"/>
          <w:marTop w:val="0"/>
          <w:marBottom w:val="0"/>
          <w:divBdr>
            <w:top w:val="none" w:sz="0" w:space="0" w:color="auto"/>
            <w:left w:val="none" w:sz="0" w:space="0" w:color="auto"/>
            <w:bottom w:val="none" w:sz="0" w:space="0" w:color="auto"/>
            <w:right w:val="none" w:sz="0" w:space="0" w:color="auto"/>
          </w:divBdr>
        </w:div>
        <w:div w:id="596984837">
          <w:marLeft w:val="0"/>
          <w:marRight w:val="0"/>
          <w:marTop w:val="0"/>
          <w:marBottom w:val="0"/>
          <w:divBdr>
            <w:top w:val="none" w:sz="0" w:space="0" w:color="auto"/>
            <w:left w:val="none" w:sz="0" w:space="0" w:color="auto"/>
            <w:bottom w:val="none" w:sz="0" w:space="0" w:color="auto"/>
            <w:right w:val="none" w:sz="0" w:space="0" w:color="auto"/>
          </w:divBdr>
        </w:div>
        <w:div w:id="617489774">
          <w:marLeft w:val="0"/>
          <w:marRight w:val="0"/>
          <w:marTop w:val="0"/>
          <w:marBottom w:val="0"/>
          <w:divBdr>
            <w:top w:val="none" w:sz="0" w:space="0" w:color="auto"/>
            <w:left w:val="none" w:sz="0" w:space="0" w:color="auto"/>
            <w:bottom w:val="none" w:sz="0" w:space="0" w:color="auto"/>
            <w:right w:val="none" w:sz="0" w:space="0" w:color="auto"/>
          </w:divBdr>
        </w:div>
        <w:div w:id="633100972">
          <w:marLeft w:val="0"/>
          <w:marRight w:val="0"/>
          <w:marTop w:val="0"/>
          <w:marBottom w:val="0"/>
          <w:divBdr>
            <w:top w:val="none" w:sz="0" w:space="0" w:color="auto"/>
            <w:left w:val="none" w:sz="0" w:space="0" w:color="auto"/>
            <w:bottom w:val="none" w:sz="0" w:space="0" w:color="auto"/>
            <w:right w:val="none" w:sz="0" w:space="0" w:color="auto"/>
          </w:divBdr>
        </w:div>
        <w:div w:id="709189241">
          <w:marLeft w:val="0"/>
          <w:marRight w:val="0"/>
          <w:marTop w:val="0"/>
          <w:marBottom w:val="0"/>
          <w:divBdr>
            <w:top w:val="none" w:sz="0" w:space="0" w:color="auto"/>
            <w:left w:val="none" w:sz="0" w:space="0" w:color="auto"/>
            <w:bottom w:val="none" w:sz="0" w:space="0" w:color="auto"/>
            <w:right w:val="none" w:sz="0" w:space="0" w:color="auto"/>
          </w:divBdr>
        </w:div>
        <w:div w:id="790825532">
          <w:marLeft w:val="0"/>
          <w:marRight w:val="0"/>
          <w:marTop w:val="0"/>
          <w:marBottom w:val="0"/>
          <w:divBdr>
            <w:top w:val="none" w:sz="0" w:space="0" w:color="auto"/>
            <w:left w:val="none" w:sz="0" w:space="0" w:color="auto"/>
            <w:bottom w:val="none" w:sz="0" w:space="0" w:color="auto"/>
            <w:right w:val="none" w:sz="0" w:space="0" w:color="auto"/>
          </w:divBdr>
        </w:div>
        <w:div w:id="885946583">
          <w:marLeft w:val="0"/>
          <w:marRight w:val="0"/>
          <w:marTop w:val="0"/>
          <w:marBottom w:val="0"/>
          <w:divBdr>
            <w:top w:val="none" w:sz="0" w:space="0" w:color="auto"/>
            <w:left w:val="none" w:sz="0" w:space="0" w:color="auto"/>
            <w:bottom w:val="none" w:sz="0" w:space="0" w:color="auto"/>
            <w:right w:val="none" w:sz="0" w:space="0" w:color="auto"/>
          </w:divBdr>
        </w:div>
        <w:div w:id="945307365">
          <w:marLeft w:val="0"/>
          <w:marRight w:val="0"/>
          <w:marTop w:val="0"/>
          <w:marBottom w:val="0"/>
          <w:divBdr>
            <w:top w:val="none" w:sz="0" w:space="0" w:color="auto"/>
            <w:left w:val="none" w:sz="0" w:space="0" w:color="auto"/>
            <w:bottom w:val="none" w:sz="0" w:space="0" w:color="auto"/>
            <w:right w:val="none" w:sz="0" w:space="0" w:color="auto"/>
          </w:divBdr>
        </w:div>
        <w:div w:id="1015418445">
          <w:marLeft w:val="0"/>
          <w:marRight w:val="0"/>
          <w:marTop w:val="0"/>
          <w:marBottom w:val="0"/>
          <w:divBdr>
            <w:top w:val="none" w:sz="0" w:space="0" w:color="auto"/>
            <w:left w:val="none" w:sz="0" w:space="0" w:color="auto"/>
            <w:bottom w:val="none" w:sz="0" w:space="0" w:color="auto"/>
            <w:right w:val="none" w:sz="0" w:space="0" w:color="auto"/>
          </w:divBdr>
        </w:div>
        <w:div w:id="1174684002">
          <w:marLeft w:val="0"/>
          <w:marRight w:val="0"/>
          <w:marTop w:val="0"/>
          <w:marBottom w:val="0"/>
          <w:divBdr>
            <w:top w:val="none" w:sz="0" w:space="0" w:color="auto"/>
            <w:left w:val="none" w:sz="0" w:space="0" w:color="auto"/>
            <w:bottom w:val="none" w:sz="0" w:space="0" w:color="auto"/>
            <w:right w:val="none" w:sz="0" w:space="0" w:color="auto"/>
          </w:divBdr>
        </w:div>
        <w:div w:id="1181511316">
          <w:marLeft w:val="0"/>
          <w:marRight w:val="0"/>
          <w:marTop w:val="0"/>
          <w:marBottom w:val="0"/>
          <w:divBdr>
            <w:top w:val="none" w:sz="0" w:space="0" w:color="auto"/>
            <w:left w:val="none" w:sz="0" w:space="0" w:color="auto"/>
            <w:bottom w:val="none" w:sz="0" w:space="0" w:color="auto"/>
            <w:right w:val="none" w:sz="0" w:space="0" w:color="auto"/>
          </w:divBdr>
        </w:div>
        <w:div w:id="1846820663">
          <w:marLeft w:val="0"/>
          <w:marRight w:val="0"/>
          <w:marTop w:val="0"/>
          <w:marBottom w:val="0"/>
          <w:divBdr>
            <w:top w:val="none" w:sz="0" w:space="0" w:color="auto"/>
            <w:left w:val="none" w:sz="0" w:space="0" w:color="auto"/>
            <w:bottom w:val="none" w:sz="0" w:space="0" w:color="auto"/>
            <w:right w:val="none" w:sz="0" w:space="0" w:color="auto"/>
          </w:divBdr>
        </w:div>
        <w:div w:id="1963219705">
          <w:marLeft w:val="0"/>
          <w:marRight w:val="0"/>
          <w:marTop w:val="0"/>
          <w:marBottom w:val="0"/>
          <w:divBdr>
            <w:top w:val="none" w:sz="0" w:space="0" w:color="auto"/>
            <w:left w:val="none" w:sz="0" w:space="0" w:color="auto"/>
            <w:bottom w:val="none" w:sz="0" w:space="0" w:color="auto"/>
            <w:right w:val="none" w:sz="0" w:space="0" w:color="auto"/>
          </w:divBdr>
        </w:div>
        <w:div w:id="2010136924">
          <w:marLeft w:val="0"/>
          <w:marRight w:val="0"/>
          <w:marTop w:val="0"/>
          <w:marBottom w:val="0"/>
          <w:divBdr>
            <w:top w:val="none" w:sz="0" w:space="0" w:color="auto"/>
            <w:left w:val="none" w:sz="0" w:space="0" w:color="auto"/>
            <w:bottom w:val="none" w:sz="0" w:space="0" w:color="auto"/>
            <w:right w:val="none" w:sz="0" w:space="0" w:color="auto"/>
          </w:divBdr>
        </w:div>
        <w:div w:id="2032606767">
          <w:marLeft w:val="0"/>
          <w:marRight w:val="0"/>
          <w:marTop w:val="0"/>
          <w:marBottom w:val="0"/>
          <w:divBdr>
            <w:top w:val="none" w:sz="0" w:space="0" w:color="auto"/>
            <w:left w:val="none" w:sz="0" w:space="0" w:color="auto"/>
            <w:bottom w:val="none" w:sz="0" w:space="0" w:color="auto"/>
            <w:right w:val="none" w:sz="0" w:space="0" w:color="auto"/>
          </w:divBdr>
        </w:div>
        <w:div w:id="2037850482">
          <w:marLeft w:val="0"/>
          <w:marRight w:val="0"/>
          <w:marTop w:val="0"/>
          <w:marBottom w:val="0"/>
          <w:divBdr>
            <w:top w:val="none" w:sz="0" w:space="0" w:color="auto"/>
            <w:left w:val="none" w:sz="0" w:space="0" w:color="auto"/>
            <w:bottom w:val="none" w:sz="0" w:space="0" w:color="auto"/>
            <w:right w:val="none" w:sz="0" w:space="0" w:color="auto"/>
          </w:divBdr>
        </w:div>
        <w:div w:id="2041544287">
          <w:marLeft w:val="0"/>
          <w:marRight w:val="0"/>
          <w:marTop w:val="0"/>
          <w:marBottom w:val="0"/>
          <w:divBdr>
            <w:top w:val="none" w:sz="0" w:space="0" w:color="auto"/>
            <w:left w:val="none" w:sz="0" w:space="0" w:color="auto"/>
            <w:bottom w:val="none" w:sz="0" w:space="0" w:color="auto"/>
            <w:right w:val="none" w:sz="0" w:space="0" w:color="auto"/>
          </w:divBdr>
        </w:div>
        <w:div w:id="2092577682">
          <w:marLeft w:val="0"/>
          <w:marRight w:val="0"/>
          <w:marTop w:val="0"/>
          <w:marBottom w:val="0"/>
          <w:divBdr>
            <w:top w:val="none" w:sz="0" w:space="0" w:color="auto"/>
            <w:left w:val="none" w:sz="0" w:space="0" w:color="auto"/>
            <w:bottom w:val="none" w:sz="0" w:space="0" w:color="auto"/>
            <w:right w:val="none" w:sz="0" w:space="0" w:color="auto"/>
          </w:divBdr>
        </w:div>
        <w:div w:id="2104378386">
          <w:marLeft w:val="0"/>
          <w:marRight w:val="0"/>
          <w:marTop w:val="0"/>
          <w:marBottom w:val="0"/>
          <w:divBdr>
            <w:top w:val="none" w:sz="0" w:space="0" w:color="auto"/>
            <w:left w:val="none" w:sz="0" w:space="0" w:color="auto"/>
            <w:bottom w:val="none" w:sz="0" w:space="0" w:color="auto"/>
            <w:right w:val="none" w:sz="0" w:space="0" w:color="auto"/>
          </w:divBdr>
        </w:div>
        <w:div w:id="2105569946">
          <w:marLeft w:val="0"/>
          <w:marRight w:val="0"/>
          <w:marTop w:val="0"/>
          <w:marBottom w:val="0"/>
          <w:divBdr>
            <w:top w:val="none" w:sz="0" w:space="0" w:color="auto"/>
            <w:left w:val="none" w:sz="0" w:space="0" w:color="auto"/>
            <w:bottom w:val="none" w:sz="0" w:space="0" w:color="auto"/>
            <w:right w:val="none" w:sz="0" w:space="0" w:color="auto"/>
          </w:divBdr>
        </w:div>
        <w:div w:id="2110853629">
          <w:marLeft w:val="0"/>
          <w:marRight w:val="0"/>
          <w:marTop w:val="0"/>
          <w:marBottom w:val="0"/>
          <w:divBdr>
            <w:top w:val="none" w:sz="0" w:space="0" w:color="auto"/>
            <w:left w:val="none" w:sz="0" w:space="0" w:color="auto"/>
            <w:bottom w:val="none" w:sz="0" w:space="0" w:color="auto"/>
            <w:right w:val="none" w:sz="0" w:space="0" w:color="auto"/>
          </w:divBdr>
        </w:div>
      </w:divsChild>
    </w:div>
    <w:div w:id="1245266224">
      <w:bodyDiv w:val="1"/>
      <w:marLeft w:val="0"/>
      <w:marRight w:val="0"/>
      <w:marTop w:val="0"/>
      <w:marBottom w:val="0"/>
      <w:divBdr>
        <w:top w:val="none" w:sz="0" w:space="0" w:color="auto"/>
        <w:left w:val="none" w:sz="0" w:space="0" w:color="auto"/>
        <w:bottom w:val="none" w:sz="0" w:space="0" w:color="auto"/>
        <w:right w:val="none" w:sz="0" w:space="0" w:color="auto"/>
      </w:divBdr>
      <w:divsChild>
        <w:div w:id="1726102233">
          <w:marLeft w:val="1166"/>
          <w:marRight w:val="0"/>
          <w:marTop w:val="86"/>
          <w:marBottom w:val="0"/>
          <w:divBdr>
            <w:top w:val="none" w:sz="0" w:space="0" w:color="auto"/>
            <w:left w:val="none" w:sz="0" w:space="0" w:color="auto"/>
            <w:bottom w:val="none" w:sz="0" w:space="0" w:color="auto"/>
            <w:right w:val="none" w:sz="0" w:space="0" w:color="auto"/>
          </w:divBdr>
        </w:div>
        <w:div w:id="845827729">
          <w:marLeft w:val="1166"/>
          <w:marRight w:val="0"/>
          <w:marTop w:val="86"/>
          <w:marBottom w:val="0"/>
          <w:divBdr>
            <w:top w:val="none" w:sz="0" w:space="0" w:color="auto"/>
            <w:left w:val="none" w:sz="0" w:space="0" w:color="auto"/>
            <w:bottom w:val="none" w:sz="0" w:space="0" w:color="auto"/>
            <w:right w:val="none" w:sz="0" w:space="0" w:color="auto"/>
          </w:divBdr>
        </w:div>
        <w:div w:id="732002893">
          <w:marLeft w:val="1166"/>
          <w:marRight w:val="0"/>
          <w:marTop w:val="86"/>
          <w:marBottom w:val="0"/>
          <w:divBdr>
            <w:top w:val="none" w:sz="0" w:space="0" w:color="auto"/>
            <w:left w:val="none" w:sz="0" w:space="0" w:color="auto"/>
            <w:bottom w:val="none" w:sz="0" w:space="0" w:color="auto"/>
            <w:right w:val="none" w:sz="0" w:space="0" w:color="auto"/>
          </w:divBdr>
        </w:div>
        <w:div w:id="1970280742">
          <w:marLeft w:val="1166"/>
          <w:marRight w:val="0"/>
          <w:marTop w:val="86"/>
          <w:marBottom w:val="0"/>
          <w:divBdr>
            <w:top w:val="none" w:sz="0" w:space="0" w:color="auto"/>
            <w:left w:val="none" w:sz="0" w:space="0" w:color="auto"/>
            <w:bottom w:val="none" w:sz="0" w:space="0" w:color="auto"/>
            <w:right w:val="none" w:sz="0" w:space="0" w:color="auto"/>
          </w:divBdr>
        </w:div>
      </w:divsChild>
    </w:div>
    <w:div w:id="1812600828">
      <w:bodyDiv w:val="1"/>
      <w:marLeft w:val="0"/>
      <w:marRight w:val="0"/>
      <w:marTop w:val="0"/>
      <w:marBottom w:val="0"/>
      <w:divBdr>
        <w:top w:val="none" w:sz="0" w:space="0" w:color="auto"/>
        <w:left w:val="none" w:sz="0" w:space="0" w:color="auto"/>
        <w:bottom w:val="none" w:sz="0" w:space="0" w:color="auto"/>
        <w:right w:val="none" w:sz="0" w:space="0" w:color="auto"/>
      </w:divBdr>
    </w:div>
    <w:div w:id="1874731909">
      <w:bodyDiv w:val="1"/>
      <w:marLeft w:val="0"/>
      <w:marRight w:val="0"/>
      <w:marTop w:val="0"/>
      <w:marBottom w:val="0"/>
      <w:divBdr>
        <w:top w:val="none" w:sz="0" w:space="0" w:color="auto"/>
        <w:left w:val="none" w:sz="0" w:space="0" w:color="auto"/>
        <w:bottom w:val="none" w:sz="0" w:space="0" w:color="auto"/>
        <w:right w:val="none" w:sz="0" w:space="0" w:color="auto"/>
      </w:divBdr>
    </w:div>
    <w:div w:id="1878589472">
      <w:bodyDiv w:val="1"/>
      <w:marLeft w:val="0"/>
      <w:marRight w:val="0"/>
      <w:marTop w:val="0"/>
      <w:marBottom w:val="0"/>
      <w:divBdr>
        <w:top w:val="none" w:sz="0" w:space="0" w:color="auto"/>
        <w:left w:val="none" w:sz="0" w:space="0" w:color="auto"/>
        <w:bottom w:val="none" w:sz="0" w:space="0" w:color="auto"/>
        <w:right w:val="none" w:sz="0" w:space="0" w:color="auto"/>
      </w:divBdr>
      <w:divsChild>
        <w:div w:id="1123496617">
          <w:marLeft w:val="1166"/>
          <w:marRight w:val="0"/>
          <w:marTop w:val="86"/>
          <w:marBottom w:val="0"/>
          <w:divBdr>
            <w:top w:val="none" w:sz="0" w:space="0" w:color="auto"/>
            <w:left w:val="none" w:sz="0" w:space="0" w:color="auto"/>
            <w:bottom w:val="none" w:sz="0" w:space="0" w:color="auto"/>
            <w:right w:val="none" w:sz="0" w:space="0" w:color="auto"/>
          </w:divBdr>
        </w:div>
        <w:div w:id="95947971">
          <w:marLeft w:val="1166"/>
          <w:marRight w:val="0"/>
          <w:marTop w:val="86"/>
          <w:marBottom w:val="0"/>
          <w:divBdr>
            <w:top w:val="none" w:sz="0" w:space="0" w:color="auto"/>
            <w:left w:val="none" w:sz="0" w:space="0" w:color="auto"/>
            <w:bottom w:val="none" w:sz="0" w:space="0" w:color="auto"/>
            <w:right w:val="none" w:sz="0" w:space="0" w:color="auto"/>
          </w:divBdr>
        </w:div>
        <w:div w:id="263264827">
          <w:marLeft w:val="1166"/>
          <w:marRight w:val="0"/>
          <w:marTop w:val="86"/>
          <w:marBottom w:val="0"/>
          <w:divBdr>
            <w:top w:val="none" w:sz="0" w:space="0" w:color="auto"/>
            <w:left w:val="none" w:sz="0" w:space="0" w:color="auto"/>
            <w:bottom w:val="none" w:sz="0" w:space="0" w:color="auto"/>
            <w:right w:val="none" w:sz="0" w:space="0" w:color="auto"/>
          </w:divBdr>
        </w:div>
        <w:div w:id="621615990">
          <w:marLeft w:val="547"/>
          <w:marRight w:val="0"/>
          <w:marTop w:val="86"/>
          <w:marBottom w:val="0"/>
          <w:divBdr>
            <w:top w:val="none" w:sz="0" w:space="0" w:color="auto"/>
            <w:left w:val="none" w:sz="0" w:space="0" w:color="auto"/>
            <w:bottom w:val="none" w:sz="0" w:space="0" w:color="auto"/>
            <w:right w:val="none" w:sz="0" w:space="0" w:color="auto"/>
          </w:divBdr>
        </w:div>
        <w:div w:id="109016795">
          <w:marLeft w:val="1166"/>
          <w:marRight w:val="0"/>
          <w:marTop w:val="86"/>
          <w:marBottom w:val="0"/>
          <w:divBdr>
            <w:top w:val="none" w:sz="0" w:space="0" w:color="auto"/>
            <w:left w:val="none" w:sz="0" w:space="0" w:color="auto"/>
            <w:bottom w:val="none" w:sz="0" w:space="0" w:color="auto"/>
            <w:right w:val="none" w:sz="0" w:space="0" w:color="auto"/>
          </w:divBdr>
        </w:div>
        <w:div w:id="1629504358">
          <w:marLeft w:val="1166"/>
          <w:marRight w:val="0"/>
          <w:marTop w:val="86"/>
          <w:marBottom w:val="0"/>
          <w:divBdr>
            <w:top w:val="none" w:sz="0" w:space="0" w:color="auto"/>
            <w:left w:val="none" w:sz="0" w:space="0" w:color="auto"/>
            <w:bottom w:val="none" w:sz="0" w:space="0" w:color="auto"/>
            <w:right w:val="none" w:sz="0" w:space="0" w:color="auto"/>
          </w:divBdr>
        </w:div>
        <w:div w:id="1103723928">
          <w:marLeft w:val="1166"/>
          <w:marRight w:val="0"/>
          <w:marTop w:val="86"/>
          <w:marBottom w:val="0"/>
          <w:divBdr>
            <w:top w:val="none" w:sz="0" w:space="0" w:color="auto"/>
            <w:left w:val="none" w:sz="0" w:space="0" w:color="auto"/>
            <w:bottom w:val="none" w:sz="0" w:space="0" w:color="auto"/>
            <w:right w:val="none" w:sz="0" w:space="0" w:color="auto"/>
          </w:divBdr>
        </w:div>
        <w:div w:id="1618443300">
          <w:marLeft w:val="1166"/>
          <w:marRight w:val="0"/>
          <w:marTop w:val="86"/>
          <w:marBottom w:val="0"/>
          <w:divBdr>
            <w:top w:val="none" w:sz="0" w:space="0" w:color="auto"/>
            <w:left w:val="none" w:sz="0" w:space="0" w:color="auto"/>
            <w:bottom w:val="none" w:sz="0" w:space="0" w:color="auto"/>
            <w:right w:val="none" w:sz="0" w:space="0" w:color="auto"/>
          </w:divBdr>
        </w:div>
        <w:div w:id="373387474">
          <w:marLeft w:val="1800"/>
          <w:marRight w:val="0"/>
          <w:marTop w:val="86"/>
          <w:marBottom w:val="0"/>
          <w:divBdr>
            <w:top w:val="none" w:sz="0" w:space="0" w:color="auto"/>
            <w:left w:val="none" w:sz="0" w:space="0" w:color="auto"/>
            <w:bottom w:val="none" w:sz="0" w:space="0" w:color="auto"/>
            <w:right w:val="none" w:sz="0" w:space="0" w:color="auto"/>
          </w:divBdr>
        </w:div>
        <w:div w:id="1311060157">
          <w:marLeft w:val="1800"/>
          <w:marRight w:val="0"/>
          <w:marTop w:val="86"/>
          <w:marBottom w:val="0"/>
          <w:divBdr>
            <w:top w:val="none" w:sz="0" w:space="0" w:color="auto"/>
            <w:left w:val="none" w:sz="0" w:space="0" w:color="auto"/>
            <w:bottom w:val="none" w:sz="0" w:space="0" w:color="auto"/>
            <w:right w:val="none" w:sz="0" w:space="0" w:color="auto"/>
          </w:divBdr>
        </w:div>
        <w:div w:id="1755467196">
          <w:marLeft w:val="1800"/>
          <w:marRight w:val="0"/>
          <w:marTop w:val="86"/>
          <w:marBottom w:val="0"/>
          <w:divBdr>
            <w:top w:val="none" w:sz="0" w:space="0" w:color="auto"/>
            <w:left w:val="none" w:sz="0" w:space="0" w:color="auto"/>
            <w:bottom w:val="none" w:sz="0" w:space="0" w:color="auto"/>
            <w:right w:val="none" w:sz="0" w:space="0" w:color="auto"/>
          </w:divBdr>
        </w:div>
        <w:div w:id="914053056">
          <w:marLeft w:val="1800"/>
          <w:marRight w:val="0"/>
          <w:marTop w:val="86"/>
          <w:marBottom w:val="0"/>
          <w:divBdr>
            <w:top w:val="none" w:sz="0" w:space="0" w:color="auto"/>
            <w:left w:val="none" w:sz="0" w:space="0" w:color="auto"/>
            <w:bottom w:val="none" w:sz="0" w:space="0" w:color="auto"/>
            <w:right w:val="none" w:sz="0" w:space="0" w:color="auto"/>
          </w:divBdr>
        </w:div>
      </w:divsChild>
    </w:div>
    <w:div w:id="1927031057">
      <w:bodyDiv w:val="1"/>
      <w:marLeft w:val="0"/>
      <w:marRight w:val="0"/>
      <w:marTop w:val="0"/>
      <w:marBottom w:val="0"/>
      <w:divBdr>
        <w:top w:val="none" w:sz="0" w:space="0" w:color="auto"/>
        <w:left w:val="none" w:sz="0" w:space="0" w:color="auto"/>
        <w:bottom w:val="none" w:sz="0" w:space="0" w:color="auto"/>
        <w:right w:val="none" w:sz="0" w:space="0" w:color="auto"/>
      </w:divBdr>
      <w:divsChild>
        <w:div w:id="597179230">
          <w:marLeft w:val="547"/>
          <w:marRight w:val="0"/>
          <w:marTop w:val="96"/>
          <w:marBottom w:val="0"/>
          <w:divBdr>
            <w:top w:val="none" w:sz="0" w:space="0" w:color="auto"/>
            <w:left w:val="none" w:sz="0" w:space="0" w:color="auto"/>
            <w:bottom w:val="none" w:sz="0" w:space="0" w:color="auto"/>
            <w:right w:val="none" w:sz="0" w:space="0" w:color="auto"/>
          </w:divBdr>
        </w:div>
        <w:div w:id="255947634">
          <w:marLeft w:val="1166"/>
          <w:marRight w:val="0"/>
          <w:marTop w:val="86"/>
          <w:marBottom w:val="0"/>
          <w:divBdr>
            <w:top w:val="none" w:sz="0" w:space="0" w:color="auto"/>
            <w:left w:val="none" w:sz="0" w:space="0" w:color="auto"/>
            <w:bottom w:val="none" w:sz="0" w:space="0" w:color="auto"/>
            <w:right w:val="none" w:sz="0" w:space="0" w:color="auto"/>
          </w:divBdr>
        </w:div>
        <w:div w:id="2126997502">
          <w:marLeft w:val="1166"/>
          <w:marRight w:val="0"/>
          <w:marTop w:val="86"/>
          <w:marBottom w:val="0"/>
          <w:divBdr>
            <w:top w:val="none" w:sz="0" w:space="0" w:color="auto"/>
            <w:left w:val="none" w:sz="0" w:space="0" w:color="auto"/>
            <w:bottom w:val="none" w:sz="0" w:space="0" w:color="auto"/>
            <w:right w:val="none" w:sz="0" w:space="0" w:color="auto"/>
          </w:divBdr>
        </w:div>
        <w:div w:id="330261155">
          <w:marLeft w:val="1800"/>
          <w:marRight w:val="0"/>
          <w:marTop w:val="86"/>
          <w:marBottom w:val="0"/>
          <w:divBdr>
            <w:top w:val="none" w:sz="0" w:space="0" w:color="auto"/>
            <w:left w:val="none" w:sz="0" w:space="0" w:color="auto"/>
            <w:bottom w:val="none" w:sz="0" w:space="0" w:color="auto"/>
            <w:right w:val="none" w:sz="0" w:space="0" w:color="auto"/>
          </w:divBdr>
        </w:div>
        <w:div w:id="819733063">
          <w:marLeft w:val="1800"/>
          <w:marRight w:val="0"/>
          <w:marTop w:val="86"/>
          <w:marBottom w:val="0"/>
          <w:divBdr>
            <w:top w:val="none" w:sz="0" w:space="0" w:color="auto"/>
            <w:left w:val="none" w:sz="0" w:space="0" w:color="auto"/>
            <w:bottom w:val="none" w:sz="0" w:space="0" w:color="auto"/>
            <w:right w:val="none" w:sz="0" w:space="0" w:color="auto"/>
          </w:divBdr>
        </w:div>
        <w:div w:id="21637294">
          <w:marLeft w:val="1166"/>
          <w:marRight w:val="0"/>
          <w:marTop w:val="96"/>
          <w:marBottom w:val="0"/>
          <w:divBdr>
            <w:top w:val="none" w:sz="0" w:space="0" w:color="auto"/>
            <w:left w:val="none" w:sz="0" w:space="0" w:color="auto"/>
            <w:bottom w:val="none" w:sz="0" w:space="0" w:color="auto"/>
            <w:right w:val="none" w:sz="0" w:space="0" w:color="auto"/>
          </w:divBdr>
        </w:div>
        <w:div w:id="560479445">
          <w:marLeft w:val="1800"/>
          <w:marRight w:val="0"/>
          <w:marTop w:val="86"/>
          <w:marBottom w:val="0"/>
          <w:divBdr>
            <w:top w:val="none" w:sz="0" w:space="0" w:color="auto"/>
            <w:left w:val="none" w:sz="0" w:space="0" w:color="auto"/>
            <w:bottom w:val="none" w:sz="0" w:space="0" w:color="auto"/>
            <w:right w:val="none" w:sz="0" w:space="0" w:color="auto"/>
          </w:divBdr>
        </w:div>
        <w:div w:id="1429161131">
          <w:marLeft w:val="1800"/>
          <w:marRight w:val="0"/>
          <w:marTop w:val="86"/>
          <w:marBottom w:val="0"/>
          <w:divBdr>
            <w:top w:val="none" w:sz="0" w:space="0" w:color="auto"/>
            <w:left w:val="none" w:sz="0" w:space="0" w:color="auto"/>
            <w:bottom w:val="none" w:sz="0" w:space="0" w:color="auto"/>
            <w:right w:val="none" w:sz="0" w:space="0" w:color="auto"/>
          </w:divBdr>
        </w:div>
        <w:div w:id="1755665813">
          <w:marLeft w:val="1800"/>
          <w:marRight w:val="0"/>
          <w:marTop w:val="86"/>
          <w:marBottom w:val="0"/>
          <w:divBdr>
            <w:top w:val="none" w:sz="0" w:space="0" w:color="auto"/>
            <w:left w:val="none" w:sz="0" w:space="0" w:color="auto"/>
            <w:bottom w:val="none" w:sz="0" w:space="0" w:color="auto"/>
            <w:right w:val="none" w:sz="0" w:space="0" w:color="auto"/>
          </w:divBdr>
        </w:div>
        <w:div w:id="1316186396">
          <w:marLeft w:val="2520"/>
          <w:marRight w:val="0"/>
          <w:marTop w:val="86"/>
          <w:marBottom w:val="0"/>
          <w:divBdr>
            <w:top w:val="none" w:sz="0" w:space="0" w:color="auto"/>
            <w:left w:val="none" w:sz="0" w:space="0" w:color="auto"/>
            <w:bottom w:val="none" w:sz="0" w:space="0" w:color="auto"/>
            <w:right w:val="none" w:sz="0" w:space="0" w:color="auto"/>
          </w:divBdr>
        </w:div>
      </w:divsChild>
    </w:div>
    <w:div w:id="2036731719">
      <w:bodyDiv w:val="1"/>
      <w:marLeft w:val="0"/>
      <w:marRight w:val="0"/>
      <w:marTop w:val="0"/>
      <w:marBottom w:val="0"/>
      <w:divBdr>
        <w:top w:val="none" w:sz="0" w:space="0" w:color="auto"/>
        <w:left w:val="none" w:sz="0" w:space="0" w:color="auto"/>
        <w:bottom w:val="none" w:sz="0" w:space="0" w:color="auto"/>
        <w:right w:val="none" w:sz="0" w:space="0" w:color="auto"/>
      </w:divBdr>
      <w:divsChild>
        <w:div w:id="569970072">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0.wmf"/><Relationship Id="rId21" Type="http://schemas.openxmlformats.org/officeDocument/2006/relationships/image" Target="media/image11.wmf"/><Relationship Id="rId34" Type="http://schemas.openxmlformats.org/officeDocument/2006/relationships/oleObject" Target="embeddings/oleObject9.bin"/><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image" Target="media/image26.w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wmf"/><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wmf"/><Relationship Id="rId40" Type="http://schemas.openxmlformats.org/officeDocument/2006/relationships/oleObject" Target="embeddings/oleObject12.bin"/><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wmf"/><Relationship Id="rId66" Type="http://schemas.openxmlformats.org/officeDocument/2006/relationships/oleObject" Target="embeddings/oleObject24.bin"/><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image" Target="media/image2.pn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hyperlink" Target="http://www.php.net/"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png"/><Relationship Id="rId69" Type="http://schemas.openxmlformats.org/officeDocument/2006/relationships/oleObject" Target="embeddings/oleObject27.bin"/><Relationship Id="rId8" Type="http://schemas.openxmlformats.org/officeDocument/2006/relationships/comments" Target="comments.xml"/><Relationship Id="rId51" Type="http://schemas.openxmlformats.org/officeDocument/2006/relationships/oleObject" Target="embeddings/oleObject17.bin"/><Relationship Id="rId72"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image" Target="media/image24.w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oleObject" Target="embeddings/oleObject2.bin"/><Relationship Id="rId41" Type="http://schemas.openxmlformats.org/officeDocument/2006/relationships/image" Target="media/image21.png"/><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5667</Words>
  <Characters>32304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Wolexzo07</dc:creator>
  <cp:lastModifiedBy>Ogbarode</cp:lastModifiedBy>
  <cp:revision>2</cp:revision>
  <dcterms:created xsi:type="dcterms:W3CDTF">2016-10-19T20:40:00Z</dcterms:created>
  <dcterms:modified xsi:type="dcterms:W3CDTF">2016-10-19T20:40:00Z</dcterms:modified>
</cp:coreProperties>
</file>